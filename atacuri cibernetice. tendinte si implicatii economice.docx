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130EB" w14:textId="70F9A90C" w:rsidR="00C31A7C" w:rsidRPr="007771FF" w:rsidRDefault="00D925A5" w:rsidP="00C31A7C">
      <w:pPr>
        <w:jc w:val="center"/>
        <w:rPr>
          <w:rFonts w:ascii="Times New Roman" w:hAnsi="Times New Roman"/>
        </w:rPr>
      </w:pPr>
      <w:r w:rsidRPr="007771FF">
        <w:rPr>
          <w:rFonts w:ascii="Times New Roman" w:hAnsi="Times New Roman"/>
        </w:rPr>
        <w:t>ACADEMIA DE STUDII ECONOMICE BUCUREȘTI</w:t>
      </w:r>
    </w:p>
    <w:p w14:paraId="256E7898" w14:textId="63026EBC" w:rsidR="00C31A7C" w:rsidRPr="007771FF" w:rsidRDefault="00C31A7C" w:rsidP="00C31A7C">
      <w:pPr>
        <w:jc w:val="center"/>
        <w:rPr>
          <w:rFonts w:ascii="Times New Roman" w:hAnsi="Times New Roman"/>
        </w:rPr>
      </w:pPr>
      <w:r w:rsidRPr="007771FF">
        <w:rPr>
          <w:rFonts w:ascii="Times New Roman" w:hAnsi="Times New Roman"/>
        </w:rPr>
        <w:t>Facultatea de Cibernetic</w:t>
      </w:r>
      <w:r w:rsidR="007C11FA" w:rsidRPr="007771FF">
        <w:rPr>
          <w:rFonts w:ascii="Times New Roman" w:hAnsi="Times New Roman"/>
        </w:rPr>
        <w:t>ă</w:t>
      </w:r>
      <w:r w:rsidRPr="007771FF">
        <w:rPr>
          <w:rFonts w:ascii="Times New Roman" w:hAnsi="Times New Roman"/>
        </w:rPr>
        <w:t>, Statistic</w:t>
      </w:r>
      <w:r w:rsidR="007C11FA" w:rsidRPr="007771FF">
        <w:rPr>
          <w:rFonts w:ascii="Times New Roman" w:hAnsi="Times New Roman"/>
        </w:rPr>
        <w:t>ă</w:t>
      </w:r>
      <w:r w:rsidRPr="007771FF">
        <w:rPr>
          <w:rFonts w:ascii="Times New Roman" w:hAnsi="Times New Roman"/>
        </w:rPr>
        <w:t xml:space="preserve"> </w:t>
      </w:r>
      <w:r w:rsidR="007C11FA" w:rsidRPr="007771FF">
        <w:rPr>
          <w:rFonts w:ascii="Times New Roman" w:hAnsi="Times New Roman"/>
        </w:rPr>
        <w:t>ș</w:t>
      </w:r>
      <w:r w:rsidRPr="007771FF">
        <w:rPr>
          <w:rFonts w:ascii="Times New Roman" w:hAnsi="Times New Roman"/>
        </w:rPr>
        <w:t>i Informatic</w:t>
      </w:r>
      <w:r w:rsidR="007C11FA" w:rsidRPr="007771FF">
        <w:rPr>
          <w:rFonts w:ascii="Times New Roman" w:hAnsi="Times New Roman"/>
        </w:rPr>
        <w:t>ă</w:t>
      </w:r>
      <w:r w:rsidRPr="007771FF">
        <w:rPr>
          <w:rFonts w:ascii="Times New Roman" w:hAnsi="Times New Roman"/>
        </w:rPr>
        <w:t xml:space="preserve"> Economic</w:t>
      </w:r>
      <w:r w:rsidR="007C11FA" w:rsidRPr="007771FF">
        <w:rPr>
          <w:rFonts w:ascii="Times New Roman" w:hAnsi="Times New Roman"/>
        </w:rPr>
        <w:t>ă</w:t>
      </w:r>
    </w:p>
    <w:p w14:paraId="1A15352A" w14:textId="480ABD95" w:rsidR="00C31A7C" w:rsidRPr="007771FF" w:rsidRDefault="00C31A7C" w:rsidP="00C31A7C">
      <w:pPr>
        <w:jc w:val="center"/>
        <w:rPr>
          <w:rFonts w:ascii="Times New Roman" w:hAnsi="Times New Roman"/>
        </w:rPr>
      </w:pPr>
      <w:r w:rsidRPr="007771FF">
        <w:rPr>
          <w:rFonts w:ascii="Times New Roman" w:hAnsi="Times New Roman"/>
        </w:rPr>
        <w:t xml:space="preserve">Specializarea </w:t>
      </w:r>
      <w:r w:rsidRPr="007771FF">
        <w:rPr>
          <w:rFonts w:ascii="Times New Roman" w:hAnsi="Times New Roman"/>
          <w:b/>
          <w:bCs/>
        </w:rPr>
        <w:t>Cibernetic</w:t>
      </w:r>
      <w:r w:rsidR="007C11FA" w:rsidRPr="007771FF">
        <w:rPr>
          <w:rFonts w:ascii="Times New Roman" w:hAnsi="Times New Roman"/>
          <w:b/>
          <w:bCs/>
        </w:rPr>
        <w:t>ă</w:t>
      </w:r>
      <w:r w:rsidRPr="007771FF">
        <w:rPr>
          <w:rFonts w:ascii="Times New Roman" w:hAnsi="Times New Roman"/>
          <w:b/>
          <w:bCs/>
        </w:rPr>
        <w:t xml:space="preserve"> Economic</w:t>
      </w:r>
      <w:r w:rsidR="007C11FA" w:rsidRPr="007771FF">
        <w:rPr>
          <w:rFonts w:ascii="Times New Roman" w:hAnsi="Times New Roman"/>
          <w:b/>
          <w:bCs/>
        </w:rPr>
        <w:t>ă</w:t>
      </w:r>
    </w:p>
    <w:p w14:paraId="3AA54CD9" w14:textId="1F406A25" w:rsidR="00C31A7C" w:rsidRDefault="00C31A7C" w:rsidP="00C31A7C">
      <w:pPr>
        <w:jc w:val="center"/>
        <w:rPr>
          <w:rFonts w:ascii="Times New Roman" w:hAnsi="Times New Roman"/>
          <w:i/>
          <w:iCs/>
          <w:sz w:val="36"/>
          <w:szCs w:val="36"/>
        </w:rPr>
      </w:pPr>
    </w:p>
    <w:p w14:paraId="7D07C659" w14:textId="0B239F5E" w:rsidR="00C31A7C" w:rsidRDefault="00C31A7C" w:rsidP="00C31A7C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E512DC2" w14:textId="3166A61A" w:rsidR="00C31A7C" w:rsidRDefault="00C31A7C" w:rsidP="00C31A7C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B5534D4" w14:textId="6C575542" w:rsidR="00C31A7C" w:rsidRPr="00947E0C" w:rsidRDefault="00C31A7C" w:rsidP="00C31A7C">
      <w:pPr>
        <w:spacing w:after="0" w:line="300" w:lineRule="auto"/>
        <w:jc w:val="center"/>
        <w:rPr>
          <w:rFonts w:ascii="Times New Roman" w:hAnsi="Times New Roman"/>
          <w:b/>
          <w:bCs/>
          <w:sz w:val="48"/>
          <w:szCs w:val="48"/>
        </w:rPr>
      </w:pPr>
      <w:r w:rsidRPr="00947E0C">
        <w:rPr>
          <w:rFonts w:ascii="Times New Roman" w:hAnsi="Times New Roman"/>
          <w:b/>
          <w:bCs/>
          <w:sz w:val="48"/>
          <w:szCs w:val="48"/>
        </w:rPr>
        <w:t>LUCRARE DE LICEN</w:t>
      </w:r>
      <w:r w:rsidR="007C11FA">
        <w:rPr>
          <w:rFonts w:ascii="Times New Roman" w:hAnsi="Times New Roman"/>
          <w:b/>
          <w:bCs/>
          <w:sz w:val="48"/>
          <w:szCs w:val="48"/>
        </w:rPr>
        <w:t>ȚĂ</w:t>
      </w:r>
    </w:p>
    <w:p w14:paraId="7532B150" w14:textId="0F6B47FC" w:rsidR="00C31A7C" w:rsidRDefault="00C31A7C" w:rsidP="00C31A7C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930DCDA" w14:textId="2464CAE1" w:rsidR="00C569BE" w:rsidRDefault="00C569BE" w:rsidP="00C31A7C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0708F48" w14:textId="21B54F83" w:rsidR="00C569BE" w:rsidRDefault="00D925A5" w:rsidP="00C31A7C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drawing>
          <wp:anchor distT="0" distB="0" distL="114300" distR="114300" simplePos="0" relativeHeight="251682816" behindDoc="0" locked="0" layoutInCell="1" allowOverlap="1" wp14:anchorId="11184336" wp14:editId="026C74DF">
            <wp:simplePos x="0" y="0"/>
            <wp:positionH relativeFrom="margin">
              <wp:posOffset>1862095</wp:posOffset>
            </wp:positionH>
            <wp:positionV relativeFrom="paragraph">
              <wp:posOffset>8398</wp:posOffset>
            </wp:positionV>
            <wp:extent cx="2465029" cy="1914622"/>
            <wp:effectExtent l="0" t="0" r="0" b="0"/>
            <wp:wrapNone/>
            <wp:docPr id="183113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029" cy="1914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DD4629" w14:textId="7F48FE15" w:rsidR="00C569BE" w:rsidRDefault="00C569BE" w:rsidP="00C31A7C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92A859C" w14:textId="77777777" w:rsidR="00C569BE" w:rsidRDefault="00C569BE" w:rsidP="00C31A7C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4C93B6E" w14:textId="0693BCD7" w:rsidR="00C31A7C" w:rsidRDefault="00C31A7C" w:rsidP="00C31A7C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2F1095A" w14:textId="6CF69C2A" w:rsidR="00C31A7C" w:rsidRDefault="00C31A7C" w:rsidP="00C31A7C">
      <w:pPr>
        <w:spacing w:after="0" w:line="300" w:lineRule="auto"/>
        <w:ind w:firstLine="0"/>
        <w:rPr>
          <w:rFonts w:ascii="Times New Roman" w:hAnsi="Times New Roman"/>
          <w:b/>
          <w:bCs/>
          <w:sz w:val="28"/>
          <w:szCs w:val="28"/>
        </w:rPr>
      </w:pPr>
    </w:p>
    <w:p w14:paraId="6B63BDE3" w14:textId="77777777" w:rsidR="00D925A5" w:rsidRDefault="00D925A5" w:rsidP="00C31A7C">
      <w:pPr>
        <w:spacing w:after="0" w:line="300" w:lineRule="auto"/>
        <w:ind w:firstLine="0"/>
        <w:rPr>
          <w:rFonts w:ascii="Times New Roman" w:hAnsi="Times New Roman"/>
          <w:b/>
          <w:bCs/>
          <w:sz w:val="28"/>
          <w:szCs w:val="28"/>
        </w:rPr>
      </w:pPr>
    </w:p>
    <w:p w14:paraId="6BB6F5EF" w14:textId="77777777" w:rsidR="00D925A5" w:rsidRDefault="00D925A5" w:rsidP="00C31A7C">
      <w:pPr>
        <w:spacing w:after="0" w:line="300" w:lineRule="auto"/>
        <w:ind w:firstLine="0"/>
        <w:rPr>
          <w:rFonts w:ascii="Times New Roman" w:hAnsi="Times New Roman"/>
          <w:b/>
          <w:bCs/>
          <w:sz w:val="28"/>
          <w:szCs w:val="28"/>
        </w:rPr>
      </w:pPr>
    </w:p>
    <w:p w14:paraId="28604A6F" w14:textId="77777777" w:rsidR="00D925A5" w:rsidRDefault="00D925A5" w:rsidP="00C31A7C">
      <w:pPr>
        <w:spacing w:after="0" w:line="300" w:lineRule="auto"/>
        <w:ind w:firstLine="0"/>
        <w:rPr>
          <w:rFonts w:ascii="Times New Roman" w:hAnsi="Times New Roman"/>
          <w:b/>
          <w:bCs/>
          <w:sz w:val="28"/>
          <w:szCs w:val="28"/>
        </w:rPr>
      </w:pPr>
    </w:p>
    <w:p w14:paraId="52B88219" w14:textId="77777777" w:rsidR="00D925A5" w:rsidRDefault="00D925A5" w:rsidP="00C31A7C">
      <w:pPr>
        <w:spacing w:after="0" w:line="300" w:lineRule="auto"/>
        <w:ind w:firstLine="0"/>
        <w:rPr>
          <w:rFonts w:ascii="Times New Roman" w:hAnsi="Times New Roman"/>
          <w:b/>
          <w:bCs/>
          <w:sz w:val="28"/>
          <w:szCs w:val="28"/>
        </w:rPr>
      </w:pPr>
    </w:p>
    <w:p w14:paraId="5400BDDA" w14:textId="77777777" w:rsidR="00C31A7C" w:rsidRDefault="00C31A7C" w:rsidP="00C31A7C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F53425D" w14:textId="4EC976E1" w:rsidR="00C31A7C" w:rsidRDefault="00C31A7C" w:rsidP="00C569BE">
      <w:pPr>
        <w:spacing w:after="0" w:line="300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Absolvent:</w:t>
      </w:r>
      <w:r w:rsidR="00D925A5" w:rsidRPr="00D925A5">
        <w:rPr>
          <w:rFonts w:ascii="Times New Roman" w:hAnsi="Times New Roman"/>
          <w:sz w:val="28"/>
          <w:szCs w:val="28"/>
        </w:rPr>
        <w:t>PÎRLOG</w:t>
      </w:r>
      <w:r w:rsidRPr="00D925A5">
        <w:rPr>
          <w:rFonts w:ascii="Times New Roman" w:hAnsi="Times New Roman"/>
          <w:sz w:val="28"/>
          <w:szCs w:val="28"/>
        </w:rPr>
        <w:t xml:space="preserve"> Daniela-Elena</w:t>
      </w:r>
    </w:p>
    <w:p w14:paraId="7825CA24" w14:textId="77777777" w:rsidR="00C31A7C" w:rsidRDefault="00C31A7C" w:rsidP="00C31A7C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CC8B78B" w14:textId="2DD58CC8" w:rsidR="00C31A7C" w:rsidRPr="00844AFE" w:rsidRDefault="00C31A7C" w:rsidP="00C31A7C">
      <w:pPr>
        <w:spacing w:after="0" w:line="300" w:lineRule="auto"/>
        <w:rPr>
          <w:rFonts w:ascii="Times New Roman" w:hAnsi="Times New Roman"/>
          <w:b/>
          <w:bCs/>
          <w:sz w:val="28"/>
          <w:szCs w:val="28"/>
        </w:rPr>
      </w:pPr>
      <w:r w:rsidRPr="00844AFE">
        <w:rPr>
          <w:rFonts w:ascii="Times New Roman" w:hAnsi="Times New Roman"/>
          <w:b/>
          <w:bCs/>
          <w:sz w:val="28"/>
          <w:szCs w:val="28"/>
        </w:rPr>
        <w:t xml:space="preserve">Coordonator </w:t>
      </w:r>
      <w:r w:rsidR="007C11FA">
        <w:rPr>
          <w:rFonts w:ascii="Times New Roman" w:hAnsi="Times New Roman"/>
          <w:b/>
          <w:bCs/>
          <w:sz w:val="28"/>
          <w:szCs w:val="28"/>
        </w:rPr>
        <w:t>ș</w:t>
      </w:r>
      <w:r w:rsidRPr="00844AFE">
        <w:rPr>
          <w:rFonts w:ascii="Times New Roman" w:hAnsi="Times New Roman"/>
          <w:b/>
          <w:bCs/>
          <w:sz w:val="28"/>
          <w:szCs w:val="28"/>
        </w:rPr>
        <w:t>tiin</w:t>
      </w:r>
      <w:r w:rsidR="007C11FA">
        <w:rPr>
          <w:rFonts w:ascii="Times New Roman" w:hAnsi="Times New Roman"/>
          <w:b/>
          <w:bCs/>
          <w:sz w:val="28"/>
          <w:szCs w:val="28"/>
        </w:rPr>
        <w:t>ț</w:t>
      </w:r>
      <w:r w:rsidRPr="00844AFE">
        <w:rPr>
          <w:rFonts w:ascii="Times New Roman" w:hAnsi="Times New Roman"/>
          <w:b/>
          <w:bCs/>
          <w:sz w:val="28"/>
          <w:szCs w:val="28"/>
        </w:rPr>
        <w:t>ific:</w:t>
      </w:r>
      <w:r w:rsidR="00C569BE">
        <w:rPr>
          <w:rFonts w:ascii="Times New Roman" w:hAnsi="Times New Roman"/>
          <w:b/>
          <w:bCs/>
          <w:sz w:val="28"/>
          <w:szCs w:val="28"/>
        </w:rPr>
        <w:t xml:space="preserve">                                                </w:t>
      </w:r>
    </w:p>
    <w:p w14:paraId="1B364210" w14:textId="67DC6EEB" w:rsidR="00C31A7C" w:rsidRPr="00844AFE" w:rsidRDefault="00C31A7C" w:rsidP="00C31A7C">
      <w:pPr>
        <w:spacing w:after="0" w:line="300" w:lineRule="auto"/>
        <w:rPr>
          <w:rFonts w:ascii="Times New Roman" w:hAnsi="Times New Roman"/>
          <w:b/>
          <w:bCs/>
          <w:sz w:val="28"/>
          <w:szCs w:val="28"/>
        </w:rPr>
      </w:pPr>
      <w:r w:rsidRPr="00844AFE">
        <w:rPr>
          <w:rFonts w:ascii="Times New Roman" w:hAnsi="Times New Roman"/>
          <w:sz w:val="28"/>
          <w:szCs w:val="28"/>
        </w:rPr>
        <w:t>Prof.</w:t>
      </w:r>
      <w:r>
        <w:rPr>
          <w:rFonts w:ascii="Times New Roman" w:hAnsi="Times New Roman"/>
          <w:sz w:val="28"/>
          <w:szCs w:val="28"/>
        </w:rPr>
        <w:t xml:space="preserve"> d</w:t>
      </w:r>
      <w:r w:rsidRPr="00844AFE">
        <w:rPr>
          <w:rFonts w:ascii="Times New Roman" w:hAnsi="Times New Roman"/>
          <w:sz w:val="28"/>
          <w:szCs w:val="28"/>
        </w:rPr>
        <w:t>r</w:t>
      </w:r>
      <w:r>
        <w:rPr>
          <w:rFonts w:ascii="Times New Roman" w:hAnsi="Times New Roman"/>
          <w:sz w:val="28"/>
          <w:szCs w:val="28"/>
        </w:rPr>
        <w:t>. u</w:t>
      </w:r>
      <w:r w:rsidRPr="00844AFE">
        <w:rPr>
          <w:rFonts w:ascii="Times New Roman" w:hAnsi="Times New Roman"/>
          <w:sz w:val="28"/>
          <w:szCs w:val="28"/>
        </w:rPr>
        <w:t>niv.</w:t>
      </w:r>
      <w:r>
        <w:rPr>
          <w:rFonts w:ascii="Times New Roman" w:hAnsi="Times New Roman"/>
          <w:sz w:val="28"/>
          <w:szCs w:val="28"/>
        </w:rPr>
        <w:t xml:space="preserve"> </w:t>
      </w:r>
      <w:r w:rsidR="00C569BE" w:rsidRPr="00BC022B">
        <w:rPr>
          <w:rFonts w:ascii="Times New Roman" w:hAnsi="Times New Roman"/>
          <w:sz w:val="28"/>
          <w:szCs w:val="28"/>
          <w:lang w:val="fr-FR"/>
        </w:rPr>
        <w:t>M</w:t>
      </w:r>
      <w:r w:rsidR="00C569BE">
        <w:rPr>
          <w:rFonts w:ascii="Times New Roman" w:hAnsi="Times New Roman"/>
          <w:sz w:val="28"/>
          <w:szCs w:val="28"/>
          <w:lang w:val="fr-FR"/>
        </w:rPr>
        <w:t>ANAFI</w:t>
      </w:r>
      <w:r>
        <w:rPr>
          <w:rFonts w:ascii="Times New Roman" w:hAnsi="Times New Roman"/>
          <w:sz w:val="28"/>
          <w:szCs w:val="28"/>
          <w:lang w:val="fr-FR"/>
        </w:rPr>
        <w:t xml:space="preserve"> Ioana</w:t>
      </w:r>
    </w:p>
    <w:p w14:paraId="0B912F3D" w14:textId="77777777" w:rsidR="00C31A7C" w:rsidRDefault="00C31A7C" w:rsidP="00C31A7C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570CB14" w14:textId="77777777" w:rsidR="00D925A5" w:rsidRDefault="00C31A7C" w:rsidP="00C31A7C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</w:p>
    <w:p w14:paraId="07ED72B6" w14:textId="77777777" w:rsidR="00D925A5" w:rsidRDefault="00D925A5" w:rsidP="00C31A7C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721A0C0" w14:textId="7CA187B7" w:rsidR="00C31A7C" w:rsidRPr="00D925A5" w:rsidRDefault="00C31A7C" w:rsidP="00D925A5">
      <w:pPr>
        <w:spacing w:after="0" w:line="300" w:lineRule="auto"/>
        <w:ind w:firstLine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</w:p>
    <w:p w14:paraId="7F580415" w14:textId="165671E6" w:rsidR="00C31A7C" w:rsidRDefault="00C31A7C" w:rsidP="00C569BE">
      <w:pPr>
        <w:spacing w:after="0" w:line="300" w:lineRule="auto"/>
        <w:jc w:val="center"/>
        <w:rPr>
          <w:rFonts w:ascii="Times New Roman" w:hAnsi="Times New Roman"/>
        </w:rPr>
      </w:pPr>
      <w:r w:rsidRPr="00836867">
        <w:rPr>
          <w:rFonts w:ascii="Times New Roman" w:hAnsi="Times New Roman"/>
        </w:rPr>
        <w:t>Bucure</w:t>
      </w:r>
      <w:r w:rsidR="007C11FA">
        <w:rPr>
          <w:rFonts w:ascii="Times New Roman" w:hAnsi="Times New Roman"/>
        </w:rPr>
        <w:t>ș</w:t>
      </w:r>
      <w:r w:rsidRPr="00836867">
        <w:rPr>
          <w:rFonts w:ascii="Times New Roman" w:hAnsi="Times New Roman"/>
        </w:rPr>
        <w:t>ti</w:t>
      </w:r>
    </w:p>
    <w:p w14:paraId="2B798D53" w14:textId="6028CDAD" w:rsidR="00D925A5" w:rsidRPr="00836867" w:rsidRDefault="00D925A5" w:rsidP="00D925A5">
      <w:pPr>
        <w:spacing w:after="0" w:line="30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2026</w:t>
      </w:r>
    </w:p>
    <w:p w14:paraId="2973FC3A" w14:textId="77777777" w:rsidR="00D925A5" w:rsidRDefault="00D925A5" w:rsidP="00D925A5">
      <w:pPr>
        <w:spacing w:after="0" w:line="300" w:lineRule="auto"/>
        <w:ind w:firstLine="0"/>
        <w:rPr>
          <w:rFonts w:ascii="Times New Roman" w:hAnsi="Times New Roman"/>
        </w:rPr>
      </w:pPr>
    </w:p>
    <w:p w14:paraId="1798E44D" w14:textId="37733713" w:rsidR="00D925A5" w:rsidRPr="007771FF" w:rsidRDefault="00D925A5" w:rsidP="00D925A5">
      <w:pPr>
        <w:jc w:val="center"/>
        <w:rPr>
          <w:rFonts w:ascii="Times New Roman" w:hAnsi="Times New Roman"/>
        </w:rPr>
      </w:pPr>
      <w:r w:rsidRPr="007771FF">
        <w:rPr>
          <w:rFonts w:ascii="Times New Roman" w:hAnsi="Times New Roman"/>
        </w:rPr>
        <w:t>ACADEMIA DE STUDII ECONOMICE BUCUREȘTI</w:t>
      </w:r>
    </w:p>
    <w:p w14:paraId="5F7B0CA7" w14:textId="77777777" w:rsidR="00D925A5" w:rsidRPr="007771FF" w:rsidRDefault="00D925A5" w:rsidP="00D925A5">
      <w:pPr>
        <w:jc w:val="center"/>
        <w:rPr>
          <w:rFonts w:ascii="Times New Roman" w:hAnsi="Times New Roman"/>
        </w:rPr>
      </w:pPr>
      <w:r w:rsidRPr="007771FF">
        <w:rPr>
          <w:rFonts w:ascii="Times New Roman" w:hAnsi="Times New Roman"/>
        </w:rPr>
        <w:t>Facultatea de Cibernetică, Statistică și Informatică Economică</w:t>
      </w:r>
    </w:p>
    <w:p w14:paraId="0EA142BB" w14:textId="77777777" w:rsidR="00D925A5" w:rsidRPr="007771FF" w:rsidRDefault="00D925A5" w:rsidP="00D925A5">
      <w:pPr>
        <w:jc w:val="center"/>
        <w:rPr>
          <w:rFonts w:ascii="Times New Roman" w:hAnsi="Times New Roman"/>
        </w:rPr>
      </w:pPr>
      <w:r w:rsidRPr="007771FF">
        <w:rPr>
          <w:rFonts w:ascii="Times New Roman" w:hAnsi="Times New Roman"/>
        </w:rPr>
        <w:t xml:space="preserve">Specializarea </w:t>
      </w:r>
      <w:r w:rsidRPr="007771FF">
        <w:rPr>
          <w:rFonts w:ascii="Times New Roman" w:hAnsi="Times New Roman"/>
          <w:b/>
          <w:bCs/>
        </w:rPr>
        <w:t>Cibernetică Economică</w:t>
      </w:r>
    </w:p>
    <w:p w14:paraId="5B89AE2A" w14:textId="77777777" w:rsidR="00D925A5" w:rsidRDefault="00D925A5" w:rsidP="00D925A5">
      <w:pPr>
        <w:jc w:val="center"/>
        <w:rPr>
          <w:rFonts w:ascii="Times New Roman" w:hAnsi="Times New Roman"/>
          <w:i/>
          <w:iCs/>
          <w:sz w:val="36"/>
          <w:szCs w:val="36"/>
        </w:rPr>
      </w:pPr>
    </w:p>
    <w:p w14:paraId="4BEB5DDE" w14:textId="77777777" w:rsidR="00D925A5" w:rsidRDefault="00D925A5" w:rsidP="00D925A5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C942297" w14:textId="77777777" w:rsidR="00D925A5" w:rsidRPr="00F64657" w:rsidRDefault="00D925A5" w:rsidP="00D925A5">
      <w:pPr>
        <w:spacing w:after="0" w:line="300" w:lineRule="auto"/>
        <w:ind w:firstLine="0"/>
        <w:jc w:val="center"/>
        <w:rPr>
          <w:rFonts w:ascii="Times New Roman" w:hAnsi="Times New Roman"/>
          <w:b/>
          <w:bCs/>
          <w:sz w:val="52"/>
          <w:szCs w:val="52"/>
        </w:rPr>
      </w:pPr>
      <w:r w:rsidRPr="00F64657">
        <w:rPr>
          <w:rFonts w:ascii="Times New Roman" w:hAnsi="Times New Roman"/>
          <w:b/>
          <w:bCs/>
          <w:sz w:val="52"/>
          <w:szCs w:val="52"/>
        </w:rPr>
        <w:t>A</w:t>
      </w:r>
      <w:r>
        <w:rPr>
          <w:rFonts w:ascii="Times New Roman" w:hAnsi="Times New Roman"/>
          <w:b/>
          <w:bCs/>
          <w:sz w:val="52"/>
          <w:szCs w:val="52"/>
        </w:rPr>
        <w:t>tacuri cibernetice. Tendințe și implicații economice</w:t>
      </w:r>
    </w:p>
    <w:p w14:paraId="09FFDDC4" w14:textId="77777777" w:rsidR="00D925A5" w:rsidRDefault="00D925A5" w:rsidP="00D925A5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7EB52B0" w14:textId="77777777" w:rsidR="00D925A5" w:rsidRDefault="00D925A5" w:rsidP="00D925A5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drawing>
          <wp:anchor distT="0" distB="0" distL="114300" distR="114300" simplePos="0" relativeHeight="251685888" behindDoc="0" locked="0" layoutInCell="1" allowOverlap="1" wp14:anchorId="58ACB801" wp14:editId="751BEDEE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2465029" cy="1914622"/>
            <wp:effectExtent l="0" t="0" r="0" b="0"/>
            <wp:wrapNone/>
            <wp:docPr id="128637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029" cy="1914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D00367" w14:textId="77777777" w:rsidR="00D925A5" w:rsidRDefault="00D925A5" w:rsidP="00D925A5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C1F5B9D" w14:textId="77777777" w:rsidR="00D925A5" w:rsidRDefault="00D925A5" w:rsidP="00D925A5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A0A5DAA" w14:textId="77777777" w:rsidR="00D925A5" w:rsidRDefault="00D925A5" w:rsidP="00D925A5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AB83578" w14:textId="77777777" w:rsidR="00D925A5" w:rsidRDefault="00D925A5" w:rsidP="00D925A5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7E84065" w14:textId="77777777" w:rsidR="00D925A5" w:rsidRDefault="00D925A5" w:rsidP="00D925A5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3FB29A5" w14:textId="77777777" w:rsidR="00D925A5" w:rsidRDefault="00D925A5" w:rsidP="00D925A5">
      <w:pPr>
        <w:spacing w:after="0" w:line="300" w:lineRule="auto"/>
        <w:ind w:firstLine="0"/>
        <w:rPr>
          <w:rFonts w:ascii="Times New Roman" w:hAnsi="Times New Roman"/>
          <w:b/>
          <w:bCs/>
          <w:sz w:val="28"/>
          <w:szCs w:val="28"/>
        </w:rPr>
      </w:pPr>
    </w:p>
    <w:p w14:paraId="4E9DF69B" w14:textId="77777777" w:rsidR="00D925A5" w:rsidRDefault="00D925A5" w:rsidP="00D925A5">
      <w:pPr>
        <w:spacing w:after="0" w:line="300" w:lineRule="auto"/>
        <w:ind w:firstLine="0"/>
        <w:rPr>
          <w:rFonts w:ascii="Times New Roman" w:hAnsi="Times New Roman"/>
          <w:b/>
          <w:bCs/>
          <w:sz w:val="28"/>
          <w:szCs w:val="28"/>
        </w:rPr>
      </w:pPr>
    </w:p>
    <w:p w14:paraId="5E03CD3C" w14:textId="77777777" w:rsidR="00D925A5" w:rsidRDefault="00D925A5" w:rsidP="00D925A5">
      <w:pPr>
        <w:spacing w:after="0" w:line="300" w:lineRule="auto"/>
        <w:ind w:firstLine="0"/>
        <w:rPr>
          <w:rFonts w:ascii="Times New Roman" w:hAnsi="Times New Roman"/>
          <w:b/>
          <w:bCs/>
          <w:sz w:val="28"/>
          <w:szCs w:val="28"/>
        </w:rPr>
      </w:pPr>
    </w:p>
    <w:p w14:paraId="05799FAC" w14:textId="77777777" w:rsidR="00D925A5" w:rsidRDefault="00D925A5" w:rsidP="00D925A5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5EF3F5C" w14:textId="4D578923" w:rsidR="00D925A5" w:rsidRPr="00D925A5" w:rsidRDefault="00D925A5" w:rsidP="00D925A5">
      <w:pPr>
        <w:spacing w:after="0" w:line="30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Absolvent:</w:t>
      </w:r>
      <w:r w:rsidRPr="00D925A5">
        <w:rPr>
          <w:rFonts w:ascii="Times New Roman" w:hAnsi="Times New Roman"/>
          <w:sz w:val="28"/>
          <w:szCs w:val="28"/>
        </w:rPr>
        <w:t>PÎRLOG Daniela-Elena</w:t>
      </w:r>
    </w:p>
    <w:p w14:paraId="665E76E6" w14:textId="77777777" w:rsidR="00D925A5" w:rsidRDefault="00D925A5" w:rsidP="00D925A5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1044486" w14:textId="77777777" w:rsidR="00D925A5" w:rsidRPr="00844AFE" w:rsidRDefault="00D925A5" w:rsidP="00D925A5">
      <w:pPr>
        <w:spacing w:after="0" w:line="300" w:lineRule="auto"/>
        <w:rPr>
          <w:rFonts w:ascii="Times New Roman" w:hAnsi="Times New Roman"/>
          <w:b/>
          <w:bCs/>
          <w:sz w:val="28"/>
          <w:szCs w:val="28"/>
        </w:rPr>
      </w:pPr>
      <w:r w:rsidRPr="00844AFE">
        <w:rPr>
          <w:rFonts w:ascii="Times New Roman" w:hAnsi="Times New Roman"/>
          <w:b/>
          <w:bCs/>
          <w:sz w:val="28"/>
          <w:szCs w:val="28"/>
        </w:rPr>
        <w:t xml:space="preserve">Coordonator </w:t>
      </w:r>
      <w:r>
        <w:rPr>
          <w:rFonts w:ascii="Times New Roman" w:hAnsi="Times New Roman"/>
          <w:b/>
          <w:bCs/>
          <w:sz w:val="28"/>
          <w:szCs w:val="28"/>
        </w:rPr>
        <w:t>ș</w:t>
      </w:r>
      <w:r w:rsidRPr="00844AFE">
        <w:rPr>
          <w:rFonts w:ascii="Times New Roman" w:hAnsi="Times New Roman"/>
          <w:b/>
          <w:bCs/>
          <w:sz w:val="28"/>
          <w:szCs w:val="28"/>
        </w:rPr>
        <w:t>tiin</w:t>
      </w:r>
      <w:r>
        <w:rPr>
          <w:rFonts w:ascii="Times New Roman" w:hAnsi="Times New Roman"/>
          <w:b/>
          <w:bCs/>
          <w:sz w:val="28"/>
          <w:szCs w:val="28"/>
        </w:rPr>
        <w:t>ț</w:t>
      </w:r>
      <w:r w:rsidRPr="00844AFE">
        <w:rPr>
          <w:rFonts w:ascii="Times New Roman" w:hAnsi="Times New Roman"/>
          <w:b/>
          <w:bCs/>
          <w:sz w:val="28"/>
          <w:szCs w:val="28"/>
        </w:rPr>
        <w:t>ific:</w:t>
      </w:r>
      <w:r>
        <w:rPr>
          <w:rFonts w:ascii="Times New Roman" w:hAnsi="Times New Roman"/>
          <w:b/>
          <w:bCs/>
          <w:sz w:val="28"/>
          <w:szCs w:val="28"/>
        </w:rPr>
        <w:t xml:space="preserve">                                                </w:t>
      </w:r>
    </w:p>
    <w:p w14:paraId="2BC5A2E5" w14:textId="77777777" w:rsidR="00D925A5" w:rsidRPr="00844AFE" w:rsidRDefault="00D925A5" w:rsidP="00D925A5">
      <w:pPr>
        <w:spacing w:after="0" w:line="300" w:lineRule="auto"/>
        <w:rPr>
          <w:rFonts w:ascii="Times New Roman" w:hAnsi="Times New Roman"/>
          <w:b/>
          <w:bCs/>
          <w:sz w:val="28"/>
          <w:szCs w:val="28"/>
        </w:rPr>
      </w:pPr>
      <w:r w:rsidRPr="00844AFE">
        <w:rPr>
          <w:rFonts w:ascii="Times New Roman" w:hAnsi="Times New Roman"/>
          <w:sz w:val="28"/>
          <w:szCs w:val="28"/>
        </w:rPr>
        <w:t>Prof.</w:t>
      </w:r>
      <w:r>
        <w:rPr>
          <w:rFonts w:ascii="Times New Roman" w:hAnsi="Times New Roman"/>
          <w:sz w:val="28"/>
          <w:szCs w:val="28"/>
        </w:rPr>
        <w:t xml:space="preserve"> d</w:t>
      </w:r>
      <w:r w:rsidRPr="00844AFE">
        <w:rPr>
          <w:rFonts w:ascii="Times New Roman" w:hAnsi="Times New Roman"/>
          <w:sz w:val="28"/>
          <w:szCs w:val="28"/>
        </w:rPr>
        <w:t>r</w:t>
      </w:r>
      <w:r>
        <w:rPr>
          <w:rFonts w:ascii="Times New Roman" w:hAnsi="Times New Roman"/>
          <w:sz w:val="28"/>
          <w:szCs w:val="28"/>
        </w:rPr>
        <w:t>. u</w:t>
      </w:r>
      <w:r w:rsidRPr="00844AFE">
        <w:rPr>
          <w:rFonts w:ascii="Times New Roman" w:hAnsi="Times New Roman"/>
          <w:sz w:val="28"/>
          <w:szCs w:val="28"/>
        </w:rPr>
        <w:t>niv.</w:t>
      </w:r>
      <w:r>
        <w:rPr>
          <w:rFonts w:ascii="Times New Roman" w:hAnsi="Times New Roman"/>
          <w:sz w:val="28"/>
          <w:szCs w:val="28"/>
        </w:rPr>
        <w:t xml:space="preserve"> </w:t>
      </w:r>
      <w:r w:rsidRPr="00BC022B">
        <w:rPr>
          <w:rFonts w:ascii="Times New Roman" w:hAnsi="Times New Roman"/>
          <w:sz w:val="28"/>
          <w:szCs w:val="28"/>
          <w:lang w:val="fr-FR"/>
        </w:rPr>
        <w:t>M</w:t>
      </w:r>
      <w:r>
        <w:rPr>
          <w:rFonts w:ascii="Times New Roman" w:hAnsi="Times New Roman"/>
          <w:sz w:val="28"/>
          <w:szCs w:val="28"/>
          <w:lang w:val="fr-FR"/>
        </w:rPr>
        <w:t>ANAFI Ioana</w:t>
      </w:r>
    </w:p>
    <w:p w14:paraId="5806F957" w14:textId="77777777" w:rsidR="00D925A5" w:rsidRDefault="00D925A5" w:rsidP="00D925A5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E9869C1" w14:textId="77777777" w:rsidR="00D925A5" w:rsidRDefault="00D925A5" w:rsidP="00D925A5">
      <w:pPr>
        <w:spacing w:after="0" w:line="30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</w:p>
    <w:p w14:paraId="581DE136" w14:textId="77777777" w:rsidR="00D925A5" w:rsidRPr="00C569BE" w:rsidRDefault="00D925A5" w:rsidP="00D925A5">
      <w:pPr>
        <w:spacing w:after="0" w:line="30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</w:p>
    <w:p w14:paraId="0D55B521" w14:textId="77777777" w:rsidR="00D925A5" w:rsidRPr="00836867" w:rsidRDefault="00D925A5" w:rsidP="00D925A5">
      <w:pPr>
        <w:spacing w:after="0" w:line="300" w:lineRule="auto"/>
        <w:jc w:val="center"/>
        <w:rPr>
          <w:rFonts w:ascii="Times New Roman" w:hAnsi="Times New Roman"/>
        </w:rPr>
      </w:pPr>
      <w:r w:rsidRPr="00836867">
        <w:rPr>
          <w:rFonts w:ascii="Times New Roman" w:hAnsi="Times New Roman"/>
        </w:rPr>
        <w:t>Bucure</w:t>
      </w:r>
      <w:r>
        <w:rPr>
          <w:rFonts w:ascii="Times New Roman" w:hAnsi="Times New Roman"/>
        </w:rPr>
        <w:t>ș</w:t>
      </w:r>
      <w:r w:rsidRPr="00836867">
        <w:rPr>
          <w:rFonts w:ascii="Times New Roman" w:hAnsi="Times New Roman"/>
        </w:rPr>
        <w:t>ti</w:t>
      </w:r>
    </w:p>
    <w:p w14:paraId="126A532B" w14:textId="6C92DB7C" w:rsidR="00C31A7C" w:rsidRDefault="00D925A5" w:rsidP="00D925A5">
      <w:pPr>
        <w:spacing w:after="0" w:line="300" w:lineRule="auto"/>
        <w:jc w:val="center"/>
        <w:rPr>
          <w:rFonts w:ascii="Times New Roman" w:hAnsi="Times New Roman"/>
        </w:rPr>
      </w:pPr>
      <w:r w:rsidRPr="00836867">
        <w:rPr>
          <w:rFonts w:ascii="Times New Roman" w:hAnsi="Times New Roman"/>
        </w:rPr>
        <w:t>202</w:t>
      </w:r>
      <w:r>
        <w:rPr>
          <w:rFonts w:ascii="Times New Roman" w:hAnsi="Times New Roman"/>
        </w:rPr>
        <w:t>6</w:t>
      </w:r>
      <w:r w:rsidR="00C31A7C">
        <w:rPr>
          <w:rFonts w:ascii="Times New Roman" w:hAnsi="Times New Roman"/>
        </w:rPr>
        <w:br w:type="page"/>
      </w:r>
    </w:p>
    <w:sdt>
      <w:sdtPr>
        <w:rPr>
          <w:rFonts w:ascii="Calibri" w:eastAsia="Calibri" w:hAnsi="Calibri" w:cs="Times New Roman"/>
          <w:noProof/>
          <w:color w:val="auto"/>
          <w:kern w:val="3"/>
          <w:sz w:val="24"/>
          <w:szCs w:val="24"/>
          <w:lang w:val="ro-RO"/>
        </w:rPr>
        <w:id w:val="-20268556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CCAE6A" w14:textId="77777777" w:rsidR="00D925A5" w:rsidRDefault="00D925A5" w:rsidP="00D925A5">
          <w:pPr>
            <w:pStyle w:val="TOCHeading"/>
            <w:rPr>
              <w:rFonts w:ascii="Calibri" w:eastAsia="Calibri" w:hAnsi="Calibri" w:cs="Times New Roman"/>
              <w:noProof/>
              <w:color w:val="auto"/>
              <w:kern w:val="3"/>
              <w:sz w:val="24"/>
              <w:szCs w:val="24"/>
              <w:lang w:val="ro-RO"/>
            </w:rPr>
          </w:pPr>
        </w:p>
        <w:p w14:paraId="14056341" w14:textId="51762D19" w:rsidR="00C31A7C" w:rsidRDefault="00C31A7C" w:rsidP="00C31A7C">
          <w:pPr>
            <w:pStyle w:val="TOCHeading"/>
            <w:jc w:val="center"/>
            <w:rPr>
              <w:rFonts w:ascii="Times New Roman" w:hAnsi="Times New Roman" w:cs="Times New Roman"/>
              <w:color w:val="auto"/>
            </w:rPr>
          </w:pPr>
          <w:r w:rsidRPr="00C31A7C">
            <w:rPr>
              <w:rFonts w:ascii="Times New Roman" w:hAnsi="Times New Roman" w:cs="Times New Roman"/>
              <w:color w:val="auto"/>
            </w:rPr>
            <w:t>CUPRINS</w:t>
          </w:r>
        </w:p>
        <w:p w14:paraId="0BB61AAE" w14:textId="77777777" w:rsidR="00C31A7C" w:rsidRPr="00C31A7C" w:rsidRDefault="00C31A7C" w:rsidP="00C31A7C">
          <w:pPr>
            <w:rPr>
              <w:lang w:val="en-US"/>
            </w:rPr>
          </w:pPr>
        </w:p>
        <w:p w14:paraId="120DC1A5" w14:textId="4870F5FF" w:rsidR="00C31A7C" w:rsidRPr="00D925A5" w:rsidRDefault="00C31A7C" w:rsidP="00081FC8">
          <w:pPr>
            <w:pStyle w:val="TOC1"/>
            <w:rPr>
              <w:rFonts w:eastAsiaTheme="minorEastAsia"/>
              <w:kern w:val="2"/>
              <w:lang w:val="en-US"/>
              <w14:ligatures w14:val="standardContextual"/>
            </w:rPr>
          </w:pPr>
          <w:r w:rsidRPr="00D925A5">
            <w:fldChar w:fldCharType="begin"/>
          </w:r>
          <w:r w:rsidRPr="00D925A5">
            <w:instrText xml:space="preserve"> TOC \o "1-3" \h \z \u </w:instrText>
          </w:r>
          <w:r w:rsidRPr="00D925A5">
            <w:fldChar w:fldCharType="separate"/>
          </w:r>
          <w:hyperlink w:anchor="_Toc231638685" w:history="1">
            <w:r w:rsidRPr="00D925A5">
              <w:rPr>
                <w:rStyle w:val="Hyperlink"/>
              </w:rPr>
              <w:t>INTRODUCERE</w:t>
            </w:r>
            <w:r w:rsidRPr="00D925A5">
              <w:rPr>
                <w:webHidden/>
              </w:rPr>
              <w:tab/>
            </w:r>
            <w:r w:rsidRPr="00D925A5">
              <w:rPr>
                <w:webHidden/>
              </w:rPr>
              <w:fldChar w:fldCharType="begin"/>
            </w:r>
            <w:r w:rsidRPr="00D925A5">
              <w:rPr>
                <w:webHidden/>
              </w:rPr>
              <w:instrText xml:space="preserve"> PAGEREF _Toc231638685 \h </w:instrText>
            </w:r>
            <w:r w:rsidRPr="00D925A5">
              <w:rPr>
                <w:webHidden/>
              </w:rPr>
            </w:r>
            <w:r w:rsidRPr="00D925A5">
              <w:rPr>
                <w:webHidden/>
              </w:rPr>
              <w:fldChar w:fldCharType="separate"/>
            </w:r>
            <w:r w:rsidR="00081FC8" w:rsidRPr="00D925A5">
              <w:rPr>
                <w:webHidden/>
              </w:rPr>
              <w:t>1</w:t>
            </w:r>
            <w:r w:rsidRPr="00D925A5">
              <w:rPr>
                <w:webHidden/>
              </w:rPr>
              <w:fldChar w:fldCharType="end"/>
            </w:r>
          </w:hyperlink>
        </w:p>
        <w:p w14:paraId="58A302C0" w14:textId="3697789E" w:rsidR="00C31A7C" w:rsidRPr="00D925A5" w:rsidRDefault="00C31A7C" w:rsidP="00081FC8">
          <w:pPr>
            <w:pStyle w:val="TOC1"/>
            <w:rPr>
              <w:rFonts w:eastAsiaTheme="minorEastAsia"/>
              <w:kern w:val="2"/>
              <w:lang w:val="en-US"/>
              <w14:ligatures w14:val="standardContextual"/>
            </w:rPr>
          </w:pPr>
          <w:r w:rsidRPr="00D925A5">
            <w:rPr>
              <w:rStyle w:val="Hyperlink"/>
              <w:color w:val="auto"/>
              <w:u w:val="none"/>
            </w:rPr>
            <w:t>CAPITOLUL1.</w:t>
          </w:r>
          <w:r w:rsidRPr="00D925A5">
            <w:rPr>
              <w:rStyle w:val="Hyperlink"/>
            </w:rPr>
            <w:t xml:space="preserve"> </w:t>
          </w:r>
          <w:hyperlink w:anchor="_Toc231638687" w:history="1">
            <w:r w:rsidR="00081FC8" w:rsidRPr="00D925A5">
              <w:rPr>
                <w:rStyle w:val="Hyperlink"/>
              </w:rPr>
              <w:t>Literatur</w:t>
            </w:r>
            <w:r w:rsidR="007C11FA" w:rsidRPr="00D925A5">
              <w:rPr>
                <w:rStyle w:val="Hyperlink"/>
              </w:rPr>
              <w:t>ă</w:t>
            </w:r>
            <w:r w:rsidR="00081FC8" w:rsidRPr="00D925A5">
              <w:rPr>
                <w:rStyle w:val="Hyperlink"/>
              </w:rPr>
              <w:t xml:space="preserve"> de specialitate</w:t>
            </w:r>
            <w:r w:rsidRPr="00D925A5">
              <w:rPr>
                <w:webHidden/>
              </w:rPr>
              <w:tab/>
            </w:r>
            <w:r w:rsidRPr="00D925A5">
              <w:rPr>
                <w:webHidden/>
              </w:rPr>
              <w:fldChar w:fldCharType="begin"/>
            </w:r>
            <w:r w:rsidRPr="00D925A5">
              <w:rPr>
                <w:webHidden/>
              </w:rPr>
              <w:instrText xml:space="preserve"> PAGEREF _Toc231638687 \h </w:instrText>
            </w:r>
            <w:r w:rsidRPr="00D925A5">
              <w:rPr>
                <w:webHidden/>
              </w:rPr>
            </w:r>
            <w:r w:rsidRPr="00D925A5">
              <w:rPr>
                <w:webHidden/>
              </w:rPr>
              <w:fldChar w:fldCharType="separate"/>
            </w:r>
            <w:r w:rsidR="00081FC8" w:rsidRPr="00D925A5">
              <w:rPr>
                <w:webHidden/>
              </w:rPr>
              <w:t>3</w:t>
            </w:r>
            <w:r w:rsidRPr="00D925A5">
              <w:rPr>
                <w:webHidden/>
              </w:rPr>
              <w:fldChar w:fldCharType="end"/>
            </w:r>
          </w:hyperlink>
        </w:p>
        <w:p w14:paraId="00AD5F23" w14:textId="63C50093" w:rsidR="00C31A7C" w:rsidRPr="00D925A5" w:rsidRDefault="00C31A7C" w:rsidP="00081FC8">
          <w:pPr>
            <w:pStyle w:val="TOC2"/>
            <w:rPr>
              <w:rFonts w:ascii="Times New Roman" w:eastAsiaTheme="minorEastAsia" w:hAnsi="Times New Roman"/>
              <w:kern w:val="2"/>
              <w:lang w:val="en-US"/>
              <w14:ligatures w14:val="standardContextual"/>
            </w:rPr>
          </w:pPr>
          <w:hyperlink w:anchor="_Toc231638688" w:history="1">
            <w:r w:rsidRPr="00D925A5">
              <w:rPr>
                <w:rStyle w:val="Hyperlink"/>
                <w:rFonts w:ascii="Times New Roman" w:hAnsi="Times New Roman"/>
              </w:rPr>
              <w:t>1.1.Evolu</w:t>
            </w:r>
            <w:r w:rsidR="007C11FA" w:rsidRPr="00D925A5">
              <w:rPr>
                <w:rStyle w:val="Hyperlink"/>
                <w:rFonts w:ascii="Times New Roman" w:hAnsi="Times New Roman"/>
              </w:rPr>
              <w:t>ț</w:t>
            </w:r>
            <w:r w:rsidRPr="00D925A5">
              <w:rPr>
                <w:rStyle w:val="Hyperlink"/>
                <w:rFonts w:ascii="Times New Roman" w:hAnsi="Times New Roman"/>
              </w:rPr>
              <w:t xml:space="preserve">ia </w:t>
            </w:r>
            <w:r w:rsidR="007C11FA" w:rsidRPr="00D925A5">
              <w:rPr>
                <w:rStyle w:val="Hyperlink"/>
                <w:rFonts w:ascii="Times New Roman" w:hAnsi="Times New Roman"/>
              </w:rPr>
              <w:t>ș</w:t>
            </w:r>
            <w:r w:rsidRPr="00D925A5">
              <w:rPr>
                <w:rStyle w:val="Hyperlink"/>
                <w:rFonts w:ascii="Times New Roman" w:hAnsi="Times New Roman"/>
              </w:rPr>
              <w:t>i definirea atacurilor cibernetice</w:t>
            </w:r>
            <w:r w:rsidRPr="00D925A5">
              <w:rPr>
                <w:rFonts w:ascii="Times New Roman" w:hAnsi="Times New Roman"/>
                <w:webHidden/>
              </w:rPr>
              <w:tab/>
            </w:r>
            <w:r w:rsidRPr="00D925A5">
              <w:rPr>
                <w:rFonts w:ascii="Times New Roman" w:hAnsi="Times New Roman"/>
                <w:webHidden/>
              </w:rPr>
              <w:fldChar w:fldCharType="begin"/>
            </w:r>
            <w:r w:rsidRPr="00D925A5">
              <w:rPr>
                <w:rFonts w:ascii="Times New Roman" w:hAnsi="Times New Roman"/>
                <w:webHidden/>
              </w:rPr>
              <w:instrText xml:space="preserve"> PAGEREF _Toc231638688 \h </w:instrText>
            </w:r>
            <w:r w:rsidRPr="00D925A5">
              <w:rPr>
                <w:rFonts w:ascii="Times New Roman" w:hAnsi="Times New Roman"/>
                <w:webHidden/>
              </w:rPr>
            </w:r>
            <w:r w:rsidRPr="00D925A5">
              <w:rPr>
                <w:rFonts w:ascii="Times New Roman" w:hAnsi="Times New Roman"/>
                <w:webHidden/>
              </w:rPr>
              <w:fldChar w:fldCharType="separate"/>
            </w:r>
            <w:r w:rsidR="00081FC8" w:rsidRPr="00D925A5">
              <w:rPr>
                <w:rFonts w:ascii="Times New Roman" w:hAnsi="Times New Roman"/>
                <w:webHidden/>
              </w:rPr>
              <w:t>3</w:t>
            </w:r>
            <w:r w:rsidRPr="00D925A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16277DF6" w14:textId="6EA62D39" w:rsidR="00C31A7C" w:rsidRPr="00D925A5" w:rsidRDefault="00C31A7C" w:rsidP="00081FC8">
          <w:pPr>
            <w:pStyle w:val="TOC2"/>
            <w:rPr>
              <w:rFonts w:ascii="Times New Roman" w:eastAsiaTheme="minorEastAsia" w:hAnsi="Times New Roman"/>
              <w:kern w:val="2"/>
              <w:lang w:val="en-US"/>
              <w14:ligatures w14:val="standardContextual"/>
            </w:rPr>
          </w:pPr>
          <w:hyperlink w:anchor="_Toc231638689" w:history="1">
            <w:r w:rsidRPr="00D925A5">
              <w:rPr>
                <w:rStyle w:val="Hyperlink"/>
                <w:rFonts w:ascii="Times New Roman" w:hAnsi="Times New Roman"/>
                <w:lang w:val="it-IT"/>
              </w:rPr>
              <w:t xml:space="preserve">1.2.Tipologia atacurilor cibernetice </w:t>
            </w:r>
            <w:r w:rsidR="007C11FA" w:rsidRPr="00D925A5">
              <w:rPr>
                <w:rStyle w:val="Hyperlink"/>
                <w:rFonts w:ascii="Times New Roman" w:hAnsi="Times New Roman"/>
                <w:lang w:val="it-IT"/>
              </w:rPr>
              <w:t>ș</w:t>
            </w:r>
            <w:r w:rsidRPr="00D925A5">
              <w:rPr>
                <w:rStyle w:val="Hyperlink"/>
                <w:rFonts w:ascii="Times New Roman" w:hAnsi="Times New Roman"/>
                <w:lang w:val="it-IT"/>
              </w:rPr>
              <w:t>i mecanismele de ac</w:t>
            </w:r>
            <w:r w:rsidR="007C11FA" w:rsidRPr="00D925A5">
              <w:rPr>
                <w:rStyle w:val="Hyperlink"/>
                <w:rFonts w:ascii="Times New Roman" w:hAnsi="Times New Roman"/>
                <w:lang w:val="it-IT"/>
              </w:rPr>
              <w:t>ț</w:t>
            </w:r>
            <w:r w:rsidRPr="00D925A5">
              <w:rPr>
                <w:rStyle w:val="Hyperlink"/>
                <w:rFonts w:ascii="Times New Roman" w:hAnsi="Times New Roman"/>
                <w:lang w:val="it-IT"/>
              </w:rPr>
              <w:t>iune</w:t>
            </w:r>
            <w:r w:rsidRPr="00D925A5">
              <w:rPr>
                <w:rFonts w:ascii="Times New Roman" w:hAnsi="Times New Roman"/>
                <w:webHidden/>
              </w:rPr>
              <w:tab/>
            </w:r>
            <w:r w:rsidRPr="00D925A5">
              <w:rPr>
                <w:rFonts w:ascii="Times New Roman" w:hAnsi="Times New Roman"/>
                <w:webHidden/>
              </w:rPr>
              <w:fldChar w:fldCharType="begin"/>
            </w:r>
            <w:r w:rsidRPr="00D925A5">
              <w:rPr>
                <w:rFonts w:ascii="Times New Roman" w:hAnsi="Times New Roman"/>
                <w:webHidden/>
              </w:rPr>
              <w:instrText xml:space="preserve"> PAGEREF _Toc231638689 \h </w:instrText>
            </w:r>
            <w:r w:rsidRPr="00D925A5">
              <w:rPr>
                <w:rFonts w:ascii="Times New Roman" w:hAnsi="Times New Roman"/>
                <w:webHidden/>
              </w:rPr>
            </w:r>
            <w:r w:rsidRPr="00D925A5">
              <w:rPr>
                <w:rFonts w:ascii="Times New Roman" w:hAnsi="Times New Roman"/>
                <w:webHidden/>
              </w:rPr>
              <w:fldChar w:fldCharType="separate"/>
            </w:r>
            <w:r w:rsidR="00081FC8" w:rsidRPr="00D925A5">
              <w:rPr>
                <w:rFonts w:ascii="Times New Roman" w:hAnsi="Times New Roman"/>
                <w:webHidden/>
              </w:rPr>
              <w:t>5</w:t>
            </w:r>
            <w:r w:rsidRPr="00D925A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0417FB59" w14:textId="1D65A7C3" w:rsidR="00C31A7C" w:rsidRPr="00D925A5" w:rsidRDefault="00C31A7C" w:rsidP="00081FC8">
          <w:pPr>
            <w:pStyle w:val="TOC2"/>
            <w:rPr>
              <w:rFonts w:ascii="Times New Roman" w:eastAsiaTheme="minorEastAsia" w:hAnsi="Times New Roman"/>
              <w:kern w:val="2"/>
              <w:lang w:val="en-US"/>
              <w14:ligatures w14:val="standardContextual"/>
            </w:rPr>
          </w:pPr>
          <w:hyperlink w:anchor="_Toc231638690" w:history="1">
            <w:r w:rsidRPr="00D925A5">
              <w:rPr>
                <w:rStyle w:val="Hyperlink"/>
                <w:rFonts w:ascii="Times New Roman" w:hAnsi="Times New Roman"/>
                <w:lang w:val="it-IT"/>
              </w:rPr>
              <w:t>1.3.Distribu</w:t>
            </w:r>
            <w:r w:rsidR="007C11FA" w:rsidRPr="00D925A5">
              <w:rPr>
                <w:rStyle w:val="Hyperlink"/>
                <w:rFonts w:ascii="Times New Roman" w:hAnsi="Times New Roman"/>
                <w:lang w:val="it-IT"/>
              </w:rPr>
              <w:t>ț</w:t>
            </w:r>
            <w:r w:rsidRPr="00D925A5">
              <w:rPr>
                <w:rStyle w:val="Hyperlink"/>
                <w:rFonts w:ascii="Times New Roman" w:hAnsi="Times New Roman"/>
                <w:lang w:val="it-IT"/>
              </w:rPr>
              <w:t>ia geografic</w:t>
            </w:r>
            <w:r w:rsidR="007C11FA" w:rsidRPr="00D925A5">
              <w:rPr>
                <w:rStyle w:val="Hyperlink"/>
                <w:rFonts w:ascii="Times New Roman" w:hAnsi="Times New Roman"/>
                <w:lang w:val="it-IT"/>
              </w:rPr>
              <w:t>ă</w:t>
            </w:r>
            <w:r w:rsidRPr="00D925A5">
              <w:rPr>
                <w:rStyle w:val="Hyperlink"/>
                <w:rFonts w:ascii="Times New Roman" w:hAnsi="Times New Roman"/>
                <w:lang w:val="it-IT"/>
              </w:rPr>
              <w:t xml:space="preserve"> a atacurilor cibernetice</w:t>
            </w:r>
            <w:r w:rsidRPr="00D925A5">
              <w:rPr>
                <w:rFonts w:ascii="Times New Roman" w:hAnsi="Times New Roman"/>
                <w:webHidden/>
              </w:rPr>
              <w:tab/>
            </w:r>
            <w:r w:rsidRPr="00D925A5">
              <w:rPr>
                <w:rFonts w:ascii="Times New Roman" w:hAnsi="Times New Roman"/>
                <w:webHidden/>
              </w:rPr>
              <w:fldChar w:fldCharType="begin"/>
            </w:r>
            <w:r w:rsidRPr="00D925A5">
              <w:rPr>
                <w:rFonts w:ascii="Times New Roman" w:hAnsi="Times New Roman"/>
                <w:webHidden/>
              </w:rPr>
              <w:instrText xml:space="preserve"> PAGEREF _Toc231638690 \h </w:instrText>
            </w:r>
            <w:r w:rsidRPr="00D925A5">
              <w:rPr>
                <w:rFonts w:ascii="Times New Roman" w:hAnsi="Times New Roman"/>
                <w:webHidden/>
              </w:rPr>
            </w:r>
            <w:r w:rsidRPr="00D925A5">
              <w:rPr>
                <w:rFonts w:ascii="Times New Roman" w:hAnsi="Times New Roman"/>
                <w:webHidden/>
              </w:rPr>
              <w:fldChar w:fldCharType="separate"/>
            </w:r>
            <w:r w:rsidR="00081FC8" w:rsidRPr="00D925A5">
              <w:rPr>
                <w:rFonts w:ascii="Times New Roman" w:hAnsi="Times New Roman"/>
                <w:webHidden/>
              </w:rPr>
              <w:t>6</w:t>
            </w:r>
            <w:r w:rsidRPr="00D925A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27122E0F" w14:textId="71229A4C" w:rsidR="00C31A7C" w:rsidRPr="00D925A5" w:rsidRDefault="00C31A7C" w:rsidP="00081FC8">
          <w:pPr>
            <w:pStyle w:val="TOC2"/>
            <w:rPr>
              <w:rFonts w:ascii="Times New Roman" w:eastAsiaTheme="minorEastAsia" w:hAnsi="Times New Roman"/>
              <w:kern w:val="2"/>
              <w:lang w:val="en-US"/>
              <w14:ligatures w14:val="standardContextual"/>
            </w:rPr>
          </w:pPr>
          <w:hyperlink w:anchor="_Toc231638691" w:history="1">
            <w:r w:rsidRPr="00D925A5">
              <w:rPr>
                <w:rStyle w:val="Hyperlink"/>
                <w:rFonts w:ascii="Times New Roman" w:hAnsi="Times New Roman"/>
                <w:lang w:val="it-IT"/>
              </w:rPr>
              <w:t>1.4. Implica</w:t>
            </w:r>
            <w:r w:rsidR="007C11FA" w:rsidRPr="00D925A5">
              <w:rPr>
                <w:rStyle w:val="Hyperlink"/>
                <w:rFonts w:ascii="Times New Roman" w:hAnsi="Times New Roman"/>
                <w:lang w:val="it-IT"/>
              </w:rPr>
              <w:t>ț</w:t>
            </w:r>
            <w:r w:rsidRPr="00D925A5">
              <w:rPr>
                <w:rStyle w:val="Hyperlink"/>
                <w:rFonts w:ascii="Times New Roman" w:hAnsi="Times New Roman"/>
                <w:lang w:val="it-IT"/>
              </w:rPr>
              <w:t>ii la nivel microeconomic ale criminalit</w:t>
            </w:r>
            <w:r w:rsidR="007C11FA" w:rsidRPr="00D925A5">
              <w:rPr>
                <w:rStyle w:val="Hyperlink"/>
                <w:rFonts w:ascii="Times New Roman" w:hAnsi="Times New Roman"/>
                <w:lang w:val="it-IT"/>
              </w:rPr>
              <w:t>ăț</w:t>
            </w:r>
            <w:r w:rsidRPr="00D925A5">
              <w:rPr>
                <w:rStyle w:val="Hyperlink"/>
                <w:rFonts w:ascii="Times New Roman" w:hAnsi="Times New Roman"/>
                <w:lang w:val="it-IT"/>
              </w:rPr>
              <w:t>ii cibernetice</w:t>
            </w:r>
            <w:r w:rsidRPr="00D925A5">
              <w:rPr>
                <w:rFonts w:ascii="Times New Roman" w:hAnsi="Times New Roman"/>
                <w:webHidden/>
              </w:rPr>
              <w:tab/>
            </w:r>
            <w:r w:rsidRPr="00D925A5">
              <w:rPr>
                <w:rFonts w:ascii="Times New Roman" w:hAnsi="Times New Roman"/>
                <w:webHidden/>
              </w:rPr>
              <w:fldChar w:fldCharType="begin"/>
            </w:r>
            <w:r w:rsidRPr="00D925A5">
              <w:rPr>
                <w:rFonts w:ascii="Times New Roman" w:hAnsi="Times New Roman"/>
                <w:webHidden/>
              </w:rPr>
              <w:instrText xml:space="preserve"> PAGEREF _Toc231638691 \h </w:instrText>
            </w:r>
            <w:r w:rsidRPr="00D925A5">
              <w:rPr>
                <w:rFonts w:ascii="Times New Roman" w:hAnsi="Times New Roman"/>
                <w:webHidden/>
              </w:rPr>
            </w:r>
            <w:r w:rsidRPr="00D925A5">
              <w:rPr>
                <w:rFonts w:ascii="Times New Roman" w:hAnsi="Times New Roman"/>
                <w:webHidden/>
              </w:rPr>
              <w:fldChar w:fldCharType="separate"/>
            </w:r>
            <w:r w:rsidR="00081FC8" w:rsidRPr="00D925A5">
              <w:rPr>
                <w:rFonts w:ascii="Times New Roman" w:hAnsi="Times New Roman"/>
                <w:webHidden/>
              </w:rPr>
              <w:t>8</w:t>
            </w:r>
            <w:r w:rsidRPr="00D925A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7F7DB16D" w14:textId="5391CC9B" w:rsidR="00C31A7C" w:rsidRPr="00D925A5" w:rsidRDefault="00C31A7C" w:rsidP="00081FC8">
          <w:pPr>
            <w:pStyle w:val="TOC2"/>
            <w:rPr>
              <w:rFonts w:ascii="Times New Roman" w:eastAsiaTheme="minorEastAsia" w:hAnsi="Times New Roman"/>
              <w:kern w:val="2"/>
              <w:lang w:val="en-US"/>
              <w14:ligatures w14:val="standardContextual"/>
            </w:rPr>
          </w:pPr>
          <w:hyperlink w:anchor="_Toc231638692" w:history="1">
            <w:r w:rsidRPr="00D925A5">
              <w:rPr>
                <w:rStyle w:val="Hyperlink"/>
                <w:rFonts w:ascii="Times New Roman" w:hAnsi="Times New Roman"/>
              </w:rPr>
              <w:t>1.5.Implica</w:t>
            </w:r>
            <w:r w:rsidR="007C11FA" w:rsidRPr="00D925A5">
              <w:rPr>
                <w:rStyle w:val="Hyperlink"/>
                <w:rFonts w:ascii="Times New Roman" w:hAnsi="Times New Roman"/>
              </w:rPr>
              <w:t>ț</w:t>
            </w:r>
            <w:r w:rsidRPr="00D925A5">
              <w:rPr>
                <w:rStyle w:val="Hyperlink"/>
                <w:rFonts w:ascii="Times New Roman" w:hAnsi="Times New Roman"/>
              </w:rPr>
              <w:t>ii macroeconomice ale criminalit</w:t>
            </w:r>
            <w:r w:rsidR="007C11FA" w:rsidRPr="00D925A5">
              <w:rPr>
                <w:rStyle w:val="Hyperlink"/>
                <w:rFonts w:ascii="Times New Roman" w:hAnsi="Times New Roman"/>
              </w:rPr>
              <w:t>ăț</w:t>
            </w:r>
            <w:r w:rsidRPr="00D925A5">
              <w:rPr>
                <w:rStyle w:val="Hyperlink"/>
                <w:rFonts w:ascii="Times New Roman" w:hAnsi="Times New Roman"/>
              </w:rPr>
              <w:t>ii cibernetice</w:t>
            </w:r>
            <w:r w:rsidRPr="00D925A5">
              <w:rPr>
                <w:rFonts w:ascii="Times New Roman" w:hAnsi="Times New Roman"/>
                <w:webHidden/>
              </w:rPr>
              <w:tab/>
            </w:r>
            <w:r w:rsidRPr="00D925A5">
              <w:rPr>
                <w:rFonts w:ascii="Times New Roman" w:hAnsi="Times New Roman"/>
                <w:webHidden/>
              </w:rPr>
              <w:fldChar w:fldCharType="begin"/>
            </w:r>
            <w:r w:rsidRPr="00D925A5">
              <w:rPr>
                <w:rFonts w:ascii="Times New Roman" w:hAnsi="Times New Roman"/>
                <w:webHidden/>
              </w:rPr>
              <w:instrText xml:space="preserve"> PAGEREF _Toc231638692 \h </w:instrText>
            </w:r>
            <w:r w:rsidRPr="00D925A5">
              <w:rPr>
                <w:rFonts w:ascii="Times New Roman" w:hAnsi="Times New Roman"/>
                <w:webHidden/>
              </w:rPr>
            </w:r>
            <w:r w:rsidRPr="00D925A5">
              <w:rPr>
                <w:rFonts w:ascii="Times New Roman" w:hAnsi="Times New Roman"/>
                <w:webHidden/>
              </w:rPr>
              <w:fldChar w:fldCharType="separate"/>
            </w:r>
            <w:r w:rsidR="00081FC8" w:rsidRPr="00D925A5">
              <w:rPr>
                <w:rFonts w:ascii="Times New Roman" w:hAnsi="Times New Roman"/>
                <w:webHidden/>
              </w:rPr>
              <w:t>9</w:t>
            </w:r>
            <w:r w:rsidRPr="00D925A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140C9F18" w14:textId="1E1A14CD" w:rsidR="00C31A7C" w:rsidRPr="00D925A5" w:rsidRDefault="00C31A7C" w:rsidP="00081FC8">
          <w:pPr>
            <w:pStyle w:val="TOC1"/>
            <w:rPr>
              <w:rFonts w:eastAsiaTheme="minorEastAsia"/>
              <w:kern w:val="2"/>
              <w:lang w:val="en-US"/>
              <w14:ligatures w14:val="standardContextual"/>
            </w:rPr>
          </w:pPr>
          <w:hyperlink w:anchor="_Toc231638693" w:history="1">
            <w:r w:rsidRPr="00D925A5">
              <w:rPr>
                <w:rStyle w:val="Hyperlink"/>
              </w:rPr>
              <w:t xml:space="preserve">CAPITOLUL 2. </w:t>
            </w:r>
            <w:r w:rsidR="00081FC8" w:rsidRPr="00D925A5">
              <w:rPr>
                <w:rStyle w:val="Hyperlink"/>
              </w:rPr>
              <w:t>Metodologie</w:t>
            </w:r>
            <w:r w:rsidRPr="00D925A5">
              <w:rPr>
                <w:webHidden/>
              </w:rPr>
              <w:tab/>
            </w:r>
            <w:r w:rsidRPr="00D925A5">
              <w:rPr>
                <w:webHidden/>
              </w:rPr>
              <w:fldChar w:fldCharType="begin"/>
            </w:r>
            <w:r w:rsidRPr="00D925A5">
              <w:rPr>
                <w:webHidden/>
              </w:rPr>
              <w:instrText xml:space="preserve"> PAGEREF _Toc231638693 \h </w:instrText>
            </w:r>
            <w:r w:rsidRPr="00D925A5">
              <w:rPr>
                <w:webHidden/>
              </w:rPr>
            </w:r>
            <w:r w:rsidRPr="00D925A5">
              <w:rPr>
                <w:webHidden/>
              </w:rPr>
              <w:fldChar w:fldCharType="separate"/>
            </w:r>
            <w:r w:rsidR="00081FC8" w:rsidRPr="00D925A5">
              <w:rPr>
                <w:webHidden/>
              </w:rPr>
              <w:t>10</w:t>
            </w:r>
            <w:r w:rsidRPr="00D925A5">
              <w:rPr>
                <w:webHidden/>
              </w:rPr>
              <w:fldChar w:fldCharType="end"/>
            </w:r>
          </w:hyperlink>
        </w:p>
        <w:p w14:paraId="0D48AF2F" w14:textId="3ED12403" w:rsidR="00C31A7C" w:rsidRPr="00D925A5" w:rsidRDefault="00D7579E" w:rsidP="00081FC8">
          <w:pPr>
            <w:pStyle w:val="TOC1"/>
            <w:rPr>
              <w:rFonts w:eastAsiaTheme="minorEastAsia"/>
              <w:kern w:val="2"/>
              <w:lang w:val="en-US"/>
              <w14:ligatures w14:val="standardContextual"/>
            </w:rPr>
          </w:pPr>
          <w:r w:rsidRPr="00D925A5">
            <w:rPr>
              <w:rStyle w:val="Hyperlink"/>
              <w:color w:val="auto"/>
              <w:u w:val="none"/>
            </w:rPr>
            <w:t xml:space="preserve">CAPITOLUL3. </w:t>
          </w:r>
          <w:hyperlink w:anchor="_Toc231638695" w:history="1">
            <w:r w:rsidRPr="00D925A5">
              <w:rPr>
                <w:rStyle w:val="Hyperlink"/>
                <w:color w:val="auto"/>
                <w:u w:val="none"/>
              </w:rPr>
              <w:t>Studiu privind impactul economic al atacurilor cibernetice</w:t>
            </w:r>
            <w:r w:rsidRPr="00D925A5">
              <w:rPr>
                <w:webHidden/>
              </w:rPr>
              <w:tab/>
            </w:r>
            <w:r w:rsidR="00C31A7C" w:rsidRPr="00D925A5">
              <w:rPr>
                <w:webHidden/>
              </w:rPr>
              <w:fldChar w:fldCharType="begin"/>
            </w:r>
            <w:r w:rsidR="00C31A7C" w:rsidRPr="00D925A5">
              <w:rPr>
                <w:webHidden/>
              </w:rPr>
              <w:instrText xml:space="preserve"> PAGEREF _Toc231638695 \h </w:instrText>
            </w:r>
            <w:r w:rsidR="00C31A7C" w:rsidRPr="00D925A5">
              <w:rPr>
                <w:webHidden/>
              </w:rPr>
            </w:r>
            <w:r w:rsidR="00C31A7C" w:rsidRPr="00D925A5">
              <w:rPr>
                <w:webHidden/>
              </w:rPr>
              <w:fldChar w:fldCharType="separate"/>
            </w:r>
            <w:r w:rsidR="00081FC8" w:rsidRPr="00D925A5">
              <w:rPr>
                <w:webHidden/>
              </w:rPr>
              <w:t>14</w:t>
            </w:r>
            <w:r w:rsidR="00C31A7C" w:rsidRPr="00D925A5">
              <w:rPr>
                <w:webHidden/>
              </w:rPr>
              <w:fldChar w:fldCharType="end"/>
            </w:r>
          </w:hyperlink>
        </w:p>
        <w:p w14:paraId="38754483" w14:textId="7FF386A9" w:rsidR="00C31A7C" w:rsidRPr="00D925A5" w:rsidRDefault="00C31A7C" w:rsidP="00081FC8">
          <w:pPr>
            <w:pStyle w:val="TOC2"/>
            <w:rPr>
              <w:rFonts w:ascii="Times New Roman" w:eastAsiaTheme="minorEastAsia" w:hAnsi="Times New Roman"/>
              <w:kern w:val="2"/>
              <w:lang w:val="en-US"/>
              <w14:ligatures w14:val="standardContextual"/>
            </w:rPr>
          </w:pPr>
          <w:hyperlink w:anchor="_Toc231638696" w:history="1">
            <w:r w:rsidRPr="00D925A5">
              <w:rPr>
                <w:rStyle w:val="Hyperlink"/>
                <w:rFonts w:ascii="Times New Roman" w:hAnsi="Times New Roman"/>
              </w:rPr>
              <w:t>3.1 Descrierea datelor</w:t>
            </w:r>
            <w:r w:rsidRPr="00D925A5">
              <w:rPr>
                <w:rFonts w:ascii="Times New Roman" w:hAnsi="Times New Roman"/>
                <w:webHidden/>
              </w:rPr>
              <w:tab/>
            </w:r>
            <w:r w:rsidRPr="00D925A5">
              <w:rPr>
                <w:rFonts w:ascii="Times New Roman" w:hAnsi="Times New Roman"/>
                <w:webHidden/>
              </w:rPr>
              <w:fldChar w:fldCharType="begin"/>
            </w:r>
            <w:r w:rsidRPr="00D925A5">
              <w:rPr>
                <w:rFonts w:ascii="Times New Roman" w:hAnsi="Times New Roman"/>
                <w:webHidden/>
              </w:rPr>
              <w:instrText xml:space="preserve"> PAGEREF _Toc231638696 \h </w:instrText>
            </w:r>
            <w:r w:rsidRPr="00D925A5">
              <w:rPr>
                <w:rFonts w:ascii="Times New Roman" w:hAnsi="Times New Roman"/>
                <w:webHidden/>
              </w:rPr>
            </w:r>
            <w:r w:rsidRPr="00D925A5">
              <w:rPr>
                <w:rFonts w:ascii="Times New Roman" w:hAnsi="Times New Roman"/>
                <w:webHidden/>
              </w:rPr>
              <w:fldChar w:fldCharType="separate"/>
            </w:r>
            <w:r w:rsidR="00081FC8" w:rsidRPr="00D925A5">
              <w:rPr>
                <w:rFonts w:ascii="Times New Roman" w:hAnsi="Times New Roman"/>
                <w:webHidden/>
              </w:rPr>
              <w:t>14</w:t>
            </w:r>
            <w:r w:rsidRPr="00D925A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05D23667" w14:textId="636A11FB" w:rsidR="00C31A7C" w:rsidRPr="00D925A5" w:rsidRDefault="00C31A7C" w:rsidP="00D7579E">
          <w:pPr>
            <w:pStyle w:val="TOC3"/>
            <w:ind w:left="0" w:firstLine="0"/>
            <w:rPr>
              <w:rFonts w:ascii="Times New Roman" w:eastAsiaTheme="minorEastAsia" w:hAnsi="Times New Roman"/>
              <w:kern w:val="2"/>
              <w:lang w:val="en-US"/>
              <w14:ligatures w14:val="standardContextual"/>
            </w:rPr>
          </w:pPr>
          <w:hyperlink w:anchor="_Toc231638697" w:history="1">
            <w:r w:rsidRPr="00D925A5">
              <w:rPr>
                <w:rStyle w:val="Hyperlink"/>
                <w:rFonts w:ascii="Times New Roman" w:hAnsi="Times New Roman"/>
              </w:rPr>
              <w:t>3.1.1 Sursele de date</w:t>
            </w:r>
            <w:r w:rsidRPr="00D925A5">
              <w:rPr>
                <w:rFonts w:ascii="Times New Roman" w:hAnsi="Times New Roman"/>
                <w:webHidden/>
              </w:rPr>
              <w:tab/>
            </w:r>
            <w:r w:rsidRPr="00D925A5">
              <w:rPr>
                <w:rFonts w:ascii="Times New Roman" w:hAnsi="Times New Roman"/>
                <w:webHidden/>
              </w:rPr>
              <w:fldChar w:fldCharType="begin"/>
            </w:r>
            <w:r w:rsidRPr="00D925A5">
              <w:rPr>
                <w:rFonts w:ascii="Times New Roman" w:hAnsi="Times New Roman"/>
                <w:webHidden/>
              </w:rPr>
              <w:instrText xml:space="preserve"> PAGEREF _Toc231638697 \h </w:instrText>
            </w:r>
            <w:r w:rsidRPr="00D925A5">
              <w:rPr>
                <w:rFonts w:ascii="Times New Roman" w:hAnsi="Times New Roman"/>
                <w:webHidden/>
              </w:rPr>
            </w:r>
            <w:r w:rsidRPr="00D925A5">
              <w:rPr>
                <w:rFonts w:ascii="Times New Roman" w:hAnsi="Times New Roman"/>
                <w:webHidden/>
              </w:rPr>
              <w:fldChar w:fldCharType="separate"/>
            </w:r>
            <w:r w:rsidR="00081FC8" w:rsidRPr="00D925A5">
              <w:rPr>
                <w:rFonts w:ascii="Times New Roman" w:hAnsi="Times New Roman"/>
                <w:webHidden/>
              </w:rPr>
              <w:t>14</w:t>
            </w:r>
            <w:r w:rsidRPr="00D925A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6C7DB49A" w14:textId="093145B4" w:rsidR="00C31A7C" w:rsidRPr="00D925A5" w:rsidRDefault="00C31A7C" w:rsidP="00D7579E">
          <w:pPr>
            <w:pStyle w:val="TOC3"/>
            <w:ind w:left="0" w:firstLine="0"/>
            <w:rPr>
              <w:rFonts w:ascii="Times New Roman" w:eastAsiaTheme="minorEastAsia" w:hAnsi="Times New Roman"/>
              <w:kern w:val="2"/>
              <w:lang w:val="en-US"/>
              <w14:ligatures w14:val="standardContextual"/>
            </w:rPr>
          </w:pPr>
          <w:hyperlink w:anchor="_Toc231638698" w:history="1">
            <w:r w:rsidRPr="00D925A5">
              <w:rPr>
                <w:rStyle w:val="Hyperlink"/>
                <w:rFonts w:ascii="Times New Roman" w:hAnsi="Times New Roman"/>
              </w:rPr>
              <w:t>3.1.2 Descrierea variabilelor</w:t>
            </w:r>
            <w:r w:rsidRPr="00D925A5">
              <w:rPr>
                <w:rFonts w:ascii="Times New Roman" w:hAnsi="Times New Roman"/>
                <w:webHidden/>
              </w:rPr>
              <w:tab/>
            </w:r>
            <w:r w:rsidRPr="00D925A5">
              <w:rPr>
                <w:rFonts w:ascii="Times New Roman" w:hAnsi="Times New Roman"/>
                <w:webHidden/>
              </w:rPr>
              <w:fldChar w:fldCharType="begin"/>
            </w:r>
            <w:r w:rsidRPr="00D925A5">
              <w:rPr>
                <w:rFonts w:ascii="Times New Roman" w:hAnsi="Times New Roman"/>
                <w:webHidden/>
              </w:rPr>
              <w:instrText xml:space="preserve"> PAGEREF _Toc231638698 \h </w:instrText>
            </w:r>
            <w:r w:rsidRPr="00D925A5">
              <w:rPr>
                <w:rFonts w:ascii="Times New Roman" w:hAnsi="Times New Roman"/>
                <w:webHidden/>
              </w:rPr>
            </w:r>
            <w:r w:rsidRPr="00D925A5">
              <w:rPr>
                <w:rFonts w:ascii="Times New Roman" w:hAnsi="Times New Roman"/>
                <w:webHidden/>
              </w:rPr>
              <w:fldChar w:fldCharType="separate"/>
            </w:r>
            <w:r w:rsidR="00081FC8" w:rsidRPr="00D925A5">
              <w:rPr>
                <w:rFonts w:ascii="Times New Roman" w:hAnsi="Times New Roman"/>
                <w:webHidden/>
              </w:rPr>
              <w:t>15</w:t>
            </w:r>
            <w:r w:rsidRPr="00D925A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2D867813" w14:textId="707A6B67" w:rsidR="00C31A7C" w:rsidRPr="00D925A5" w:rsidRDefault="00C31A7C" w:rsidP="00D7579E">
          <w:pPr>
            <w:pStyle w:val="TOC3"/>
            <w:ind w:left="0" w:firstLine="0"/>
            <w:rPr>
              <w:rFonts w:ascii="Times New Roman" w:eastAsiaTheme="minorEastAsia" w:hAnsi="Times New Roman"/>
              <w:kern w:val="2"/>
              <w:lang w:val="en-US"/>
              <w14:ligatures w14:val="standardContextual"/>
            </w:rPr>
          </w:pPr>
          <w:hyperlink w:anchor="_Toc231638699" w:history="1">
            <w:r w:rsidRPr="00D925A5">
              <w:rPr>
                <w:rStyle w:val="Hyperlink"/>
                <w:rFonts w:ascii="Times New Roman" w:hAnsi="Times New Roman"/>
              </w:rPr>
              <w:t>3. 1. 3. Structura datelor panel</w:t>
            </w:r>
            <w:r w:rsidRPr="00D925A5">
              <w:rPr>
                <w:rFonts w:ascii="Times New Roman" w:hAnsi="Times New Roman"/>
                <w:webHidden/>
              </w:rPr>
              <w:tab/>
            </w:r>
            <w:r w:rsidRPr="00D925A5">
              <w:rPr>
                <w:rFonts w:ascii="Times New Roman" w:hAnsi="Times New Roman"/>
                <w:webHidden/>
              </w:rPr>
              <w:fldChar w:fldCharType="begin"/>
            </w:r>
            <w:r w:rsidRPr="00D925A5">
              <w:rPr>
                <w:rFonts w:ascii="Times New Roman" w:hAnsi="Times New Roman"/>
                <w:webHidden/>
              </w:rPr>
              <w:instrText xml:space="preserve"> PAGEREF _Toc231638699 \h </w:instrText>
            </w:r>
            <w:r w:rsidRPr="00D925A5">
              <w:rPr>
                <w:rFonts w:ascii="Times New Roman" w:hAnsi="Times New Roman"/>
                <w:webHidden/>
              </w:rPr>
            </w:r>
            <w:r w:rsidRPr="00D925A5">
              <w:rPr>
                <w:rFonts w:ascii="Times New Roman" w:hAnsi="Times New Roman"/>
                <w:webHidden/>
              </w:rPr>
              <w:fldChar w:fldCharType="separate"/>
            </w:r>
            <w:r w:rsidR="00081FC8" w:rsidRPr="00D925A5">
              <w:rPr>
                <w:rFonts w:ascii="Times New Roman" w:hAnsi="Times New Roman"/>
                <w:webHidden/>
              </w:rPr>
              <w:t>18</w:t>
            </w:r>
            <w:r w:rsidRPr="00D925A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1AB93BC2" w14:textId="2FDFA03D" w:rsidR="00C31A7C" w:rsidRPr="00D925A5" w:rsidRDefault="00C31A7C" w:rsidP="00081FC8">
          <w:pPr>
            <w:pStyle w:val="TOC2"/>
            <w:rPr>
              <w:rFonts w:ascii="Times New Roman" w:eastAsiaTheme="minorEastAsia" w:hAnsi="Times New Roman"/>
              <w:kern w:val="2"/>
              <w:lang w:val="en-US"/>
              <w14:ligatures w14:val="standardContextual"/>
            </w:rPr>
          </w:pPr>
          <w:hyperlink w:anchor="_Toc231638700" w:history="1">
            <w:r w:rsidRPr="00D925A5">
              <w:rPr>
                <w:rStyle w:val="Hyperlink"/>
                <w:rFonts w:ascii="Times New Roman" w:hAnsi="Times New Roman"/>
                <w:lang w:val="en-US"/>
              </w:rPr>
              <w:t>3.2 Analiza statistica</w:t>
            </w:r>
            <w:r w:rsidRPr="00D925A5">
              <w:rPr>
                <w:rFonts w:ascii="Times New Roman" w:hAnsi="Times New Roman"/>
                <w:webHidden/>
              </w:rPr>
              <w:tab/>
            </w:r>
            <w:r w:rsidRPr="00D925A5">
              <w:rPr>
                <w:rFonts w:ascii="Times New Roman" w:hAnsi="Times New Roman"/>
                <w:webHidden/>
              </w:rPr>
              <w:fldChar w:fldCharType="begin"/>
            </w:r>
            <w:r w:rsidRPr="00D925A5">
              <w:rPr>
                <w:rFonts w:ascii="Times New Roman" w:hAnsi="Times New Roman"/>
                <w:webHidden/>
              </w:rPr>
              <w:instrText xml:space="preserve"> PAGEREF _Toc231638700 \h </w:instrText>
            </w:r>
            <w:r w:rsidRPr="00D925A5">
              <w:rPr>
                <w:rFonts w:ascii="Times New Roman" w:hAnsi="Times New Roman"/>
                <w:webHidden/>
              </w:rPr>
            </w:r>
            <w:r w:rsidRPr="00D925A5">
              <w:rPr>
                <w:rFonts w:ascii="Times New Roman" w:hAnsi="Times New Roman"/>
                <w:webHidden/>
              </w:rPr>
              <w:fldChar w:fldCharType="separate"/>
            </w:r>
            <w:r w:rsidR="00081FC8" w:rsidRPr="00D925A5">
              <w:rPr>
                <w:rFonts w:ascii="Times New Roman" w:hAnsi="Times New Roman"/>
                <w:webHidden/>
              </w:rPr>
              <w:t>23</w:t>
            </w:r>
            <w:r w:rsidRPr="00D925A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4F36468F" w14:textId="43986D03" w:rsidR="00C31A7C" w:rsidRPr="00D925A5" w:rsidRDefault="00C31A7C" w:rsidP="00081FC8">
          <w:pPr>
            <w:pStyle w:val="TOC2"/>
            <w:rPr>
              <w:rFonts w:ascii="Times New Roman" w:eastAsiaTheme="minorEastAsia" w:hAnsi="Times New Roman"/>
              <w:kern w:val="2"/>
              <w:lang w:val="en-US"/>
              <w14:ligatures w14:val="standardContextual"/>
            </w:rPr>
          </w:pPr>
          <w:hyperlink w:anchor="_Toc231638701" w:history="1">
            <w:r w:rsidRPr="00D925A5">
              <w:rPr>
                <w:rStyle w:val="Hyperlink"/>
                <w:rFonts w:ascii="Times New Roman" w:hAnsi="Times New Roman"/>
              </w:rPr>
              <w:t>3.4Analiza componentelor principale</w:t>
            </w:r>
            <w:r w:rsidRPr="00D925A5">
              <w:rPr>
                <w:rFonts w:ascii="Times New Roman" w:hAnsi="Times New Roman"/>
                <w:webHidden/>
              </w:rPr>
              <w:tab/>
            </w:r>
            <w:r w:rsidRPr="00D925A5">
              <w:rPr>
                <w:rFonts w:ascii="Times New Roman" w:hAnsi="Times New Roman"/>
                <w:webHidden/>
              </w:rPr>
              <w:fldChar w:fldCharType="begin"/>
            </w:r>
            <w:r w:rsidRPr="00D925A5">
              <w:rPr>
                <w:rFonts w:ascii="Times New Roman" w:hAnsi="Times New Roman"/>
                <w:webHidden/>
              </w:rPr>
              <w:instrText xml:space="preserve"> PAGEREF _Toc231638701 \h </w:instrText>
            </w:r>
            <w:r w:rsidRPr="00D925A5">
              <w:rPr>
                <w:rFonts w:ascii="Times New Roman" w:hAnsi="Times New Roman"/>
                <w:webHidden/>
              </w:rPr>
            </w:r>
            <w:r w:rsidRPr="00D925A5">
              <w:rPr>
                <w:rFonts w:ascii="Times New Roman" w:hAnsi="Times New Roman"/>
                <w:webHidden/>
              </w:rPr>
              <w:fldChar w:fldCharType="separate"/>
            </w:r>
            <w:r w:rsidR="00081FC8" w:rsidRPr="00D925A5">
              <w:rPr>
                <w:rFonts w:ascii="Times New Roman" w:hAnsi="Times New Roman"/>
                <w:webHidden/>
              </w:rPr>
              <w:t>32</w:t>
            </w:r>
            <w:r w:rsidRPr="00D925A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703DC7EB" w14:textId="54CD2025" w:rsidR="00C31A7C" w:rsidRPr="00D925A5" w:rsidRDefault="00C31A7C" w:rsidP="00081FC8">
          <w:pPr>
            <w:pStyle w:val="TOC2"/>
            <w:rPr>
              <w:rFonts w:ascii="Times New Roman" w:eastAsiaTheme="minorEastAsia" w:hAnsi="Times New Roman"/>
              <w:kern w:val="2"/>
              <w:lang w:val="en-US"/>
              <w14:ligatures w14:val="standardContextual"/>
            </w:rPr>
          </w:pPr>
          <w:hyperlink w:anchor="_Toc231638702" w:history="1">
            <w:r w:rsidRPr="00D925A5">
              <w:rPr>
                <w:rStyle w:val="Hyperlink"/>
                <w:rFonts w:ascii="Times New Roman" w:hAnsi="Times New Roman"/>
              </w:rPr>
              <w:t>3.5 Analiza cluster</w:t>
            </w:r>
            <w:r w:rsidRPr="00D925A5">
              <w:rPr>
                <w:rFonts w:ascii="Times New Roman" w:hAnsi="Times New Roman"/>
                <w:webHidden/>
              </w:rPr>
              <w:tab/>
            </w:r>
            <w:r w:rsidRPr="00D925A5">
              <w:rPr>
                <w:rFonts w:ascii="Times New Roman" w:hAnsi="Times New Roman"/>
                <w:webHidden/>
              </w:rPr>
              <w:fldChar w:fldCharType="begin"/>
            </w:r>
            <w:r w:rsidRPr="00D925A5">
              <w:rPr>
                <w:rFonts w:ascii="Times New Roman" w:hAnsi="Times New Roman"/>
                <w:webHidden/>
              </w:rPr>
              <w:instrText xml:space="preserve"> PAGEREF _Toc231638702 \h </w:instrText>
            </w:r>
            <w:r w:rsidRPr="00D925A5">
              <w:rPr>
                <w:rFonts w:ascii="Times New Roman" w:hAnsi="Times New Roman"/>
                <w:webHidden/>
              </w:rPr>
            </w:r>
            <w:r w:rsidRPr="00D925A5">
              <w:rPr>
                <w:rFonts w:ascii="Times New Roman" w:hAnsi="Times New Roman"/>
                <w:webHidden/>
              </w:rPr>
              <w:fldChar w:fldCharType="separate"/>
            </w:r>
            <w:r w:rsidR="00081FC8" w:rsidRPr="00D925A5">
              <w:rPr>
                <w:rFonts w:ascii="Times New Roman" w:hAnsi="Times New Roman"/>
                <w:webHidden/>
              </w:rPr>
              <w:t>38</w:t>
            </w:r>
            <w:r w:rsidRPr="00D925A5">
              <w:rPr>
                <w:rFonts w:ascii="Times New Roman" w:hAnsi="Times New Roman"/>
                <w:webHidden/>
              </w:rPr>
              <w:fldChar w:fldCharType="end"/>
            </w:r>
          </w:hyperlink>
        </w:p>
        <w:p w14:paraId="0D2B78C3" w14:textId="102D9B72" w:rsidR="00C31A7C" w:rsidRPr="00D925A5" w:rsidRDefault="00C31A7C" w:rsidP="00081FC8">
          <w:pPr>
            <w:pStyle w:val="TOC1"/>
            <w:rPr>
              <w:rFonts w:eastAsiaTheme="minorEastAsia"/>
              <w:kern w:val="2"/>
              <w:lang w:val="en-US"/>
              <w14:ligatures w14:val="standardContextual"/>
            </w:rPr>
          </w:pPr>
          <w:hyperlink w:anchor="_Toc231638703" w:history="1">
            <w:r w:rsidRPr="00D925A5">
              <w:rPr>
                <w:rStyle w:val="Hyperlink"/>
                <w:lang w:val="en-US"/>
              </w:rPr>
              <w:t>Concluzii</w:t>
            </w:r>
            <w:r w:rsidRPr="00D925A5">
              <w:rPr>
                <w:webHidden/>
              </w:rPr>
              <w:tab/>
            </w:r>
            <w:r w:rsidRPr="00D925A5">
              <w:rPr>
                <w:webHidden/>
              </w:rPr>
              <w:fldChar w:fldCharType="begin"/>
            </w:r>
            <w:r w:rsidRPr="00D925A5">
              <w:rPr>
                <w:webHidden/>
              </w:rPr>
              <w:instrText xml:space="preserve"> PAGEREF _Toc231638703 \h </w:instrText>
            </w:r>
            <w:r w:rsidRPr="00D925A5">
              <w:rPr>
                <w:webHidden/>
              </w:rPr>
            </w:r>
            <w:r w:rsidRPr="00D925A5">
              <w:rPr>
                <w:webHidden/>
              </w:rPr>
              <w:fldChar w:fldCharType="separate"/>
            </w:r>
            <w:r w:rsidR="00081FC8" w:rsidRPr="00D925A5">
              <w:rPr>
                <w:webHidden/>
              </w:rPr>
              <w:t>43</w:t>
            </w:r>
            <w:r w:rsidRPr="00D925A5">
              <w:rPr>
                <w:webHidden/>
              </w:rPr>
              <w:fldChar w:fldCharType="end"/>
            </w:r>
          </w:hyperlink>
        </w:p>
        <w:p w14:paraId="57C48404" w14:textId="65A92F18" w:rsidR="00C31A7C" w:rsidRPr="00D925A5" w:rsidRDefault="00C31A7C" w:rsidP="00081FC8">
          <w:pPr>
            <w:pStyle w:val="TOC1"/>
            <w:rPr>
              <w:rFonts w:eastAsiaTheme="minorEastAsia"/>
              <w:kern w:val="2"/>
              <w:lang w:val="en-US"/>
              <w14:ligatures w14:val="standardContextual"/>
            </w:rPr>
          </w:pPr>
          <w:hyperlink w:anchor="_Toc231638704" w:history="1">
            <w:r w:rsidRPr="00D925A5">
              <w:rPr>
                <w:rStyle w:val="Hyperlink"/>
              </w:rPr>
              <w:t>BIBLIOGRAFIE</w:t>
            </w:r>
            <w:r w:rsidRPr="00D925A5">
              <w:rPr>
                <w:webHidden/>
              </w:rPr>
              <w:tab/>
            </w:r>
            <w:r w:rsidRPr="00D925A5">
              <w:rPr>
                <w:webHidden/>
              </w:rPr>
              <w:fldChar w:fldCharType="begin"/>
            </w:r>
            <w:r w:rsidRPr="00D925A5">
              <w:rPr>
                <w:webHidden/>
              </w:rPr>
              <w:instrText xml:space="preserve"> PAGEREF _Toc231638704 \h </w:instrText>
            </w:r>
            <w:r w:rsidRPr="00D925A5">
              <w:rPr>
                <w:webHidden/>
              </w:rPr>
            </w:r>
            <w:r w:rsidRPr="00D925A5">
              <w:rPr>
                <w:webHidden/>
              </w:rPr>
              <w:fldChar w:fldCharType="separate"/>
            </w:r>
            <w:r w:rsidR="00081FC8" w:rsidRPr="00D925A5">
              <w:rPr>
                <w:webHidden/>
              </w:rPr>
              <w:t>45</w:t>
            </w:r>
            <w:r w:rsidRPr="00D925A5">
              <w:rPr>
                <w:webHidden/>
              </w:rPr>
              <w:fldChar w:fldCharType="end"/>
            </w:r>
          </w:hyperlink>
        </w:p>
        <w:p w14:paraId="360A3417" w14:textId="22C4CBD9" w:rsidR="00D925A5" w:rsidRPr="00C02781" w:rsidRDefault="00C31A7C" w:rsidP="00081FC8">
          <w:pPr>
            <w:ind w:firstLine="0"/>
            <w:rPr>
              <w:b/>
              <w:bCs/>
            </w:rPr>
            <w:sectPr w:rsidR="00D925A5" w:rsidRPr="00C02781">
              <w:pgSz w:w="12240" w:h="15840"/>
              <w:pgMar w:top="1440" w:right="1440" w:bottom="1440" w:left="1440" w:header="720" w:footer="720" w:gutter="0"/>
              <w:cols w:space="720"/>
            </w:sectPr>
          </w:pPr>
          <w:r w:rsidRPr="00D925A5">
            <w:rPr>
              <w:rFonts w:ascii="Times New Roman" w:hAnsi="Times New Roman"/>
              <w:b/>
              <w:bCs/>
            </w:rPr>
            <w:fldChar w:fldCharType="end"/>
          </w:r>
        </w:p>
      </w:sdtContent>
    </w:sdt>
    <w:p w14:paraId="58252DD0" w14:textId="77777777" w:rsidR="00716486" w:rsidRPr="00C31A7C" w:rsidRDefault="00716486" w:rsidP="00081FC8">
      <w:pPr>
        <w:ind w:firstLine="0"/>
        <w:rPr>
          <w:rFonts w:ascii="Times New Roman" w:eastAsia="Times New Roman" w:hAnsi="Times New Roman"/>
          <w:sz w:val="40"/>
          <w:szCs w:val="40"/>
        </w:rPr>
      </w:pPr>
    </w:p>
    <w:p w14:paraId="04CF8BA6" w14:textId="482DD255" w:rsidR="008D1C01" w:rsidRDefault="008D1C01" w:rsidP="00FF762B">
      <w:pPr>
        <w:pStyle w:val="Heading1"/>
        <w:jc w:val="center"/>
        <w:rPr>
          <w:rFonts w:ascii="Times New Roman" w:hAnsi="Times New Roman"/>
          <w:color w:val="auto"/>
        </w:rPr>
      </w:pPr>
      <w:bookmarkStart w:id="0" w:name="_Toc231638685"/>
      <w:r>
        <w:rPr>
          <w:rFonts w:ascii="Times New Roman" w:hAnsi="Times New Roman"/>
          <w:color w:val="auto"/>
        </w:rPr>
        <w:t>INTRODUCERE</w:t>
      </w:r>
      <w:bookmarkEnd w:id="0"/>
    </w:p>
    <w:p w14:paraId="0E417182" w14:textId="77777777" w:rsidR="00081FC8" w:rsidRPr="00081FC8" w:rsidRDefault="00081FC8" w:rsidP="00D925A5">
      <w:pPr>
        <w:jc w:val="both"/>
      </w:pPr>
    </w:p>
    <w:p w14:paraId="6CB8746B" w14:textId="77693464" w:rsidR="00E92148" w:rsidRDefault="005842E1" w:rsidP="00D925A5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Digitalizarea accelerat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 schimbat foarte mult modul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 xml:space="preserve">n care economia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societatea func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ioneaz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. Tehnologia aduce foarte multe avantaje pentru societatea contemporan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, dar creeaz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noi riscuri. Dependen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a de sistemele informatice cre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te din ce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ce mai mult deoarece num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rul de activit</w:t>
      </w:r>
      <w:r w:rsidR="007C11FA">
        <w:rPr>
          <w:rFonts w:ascii="Times New Roman" w:hAnsi="Times New Roman"/>
        </w:rPr>
        <w:t>ăț</w:t>
      </w:r>
      <w:r>
        <w:rPr>
          <w:rFonts w:ascii="Times New Roman" w:hAnsi="Times New Roman"/>
        </w:rPr>
        <w:t xml:space="preserve">i economice, financiare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sociale</w:t>
      </w:r>
      <w:ins w:id="1" w:author="Daniela" w:date="2026-06-16T21:21:00Z" w16du:dateUtc="2026-06-16T18:21:00Z">
        <w:r w:rsidR="004D214D">
          <w:rPr>
            <w:rFonts w:ascii="Times New Roman" w:hAnsi="Times New Roman"/>
          </w:rPr>
          <w:t xml:space="preserve"> </w:t>
        </w:r>
      </w:ins>
      <w:del w:id="2" w:author="Daniela" w:date="2026-06-16T21:21:00Z" w16du:dateUtc="2026-06-16T18:21:00Z">
        <w:r w:rsidDel="004D214D">
          <w:rPr>
            <w:rFonts w:ascii="Times New Roman" w:hAnsi="Times New Roman"/>
          </w:rPr>
          <w:delText xml:space="preserve"> care </w:delText>
        </w:r>
      </w:del>
      <w:r>
        <w:rPr>
          <w:rFonts w:ascii="Times New Roman" w:hAnsi="Times New Roman"/>
        </w:rPr>
        <w:t xml:space="preserve">se </w:t>
      </w:r>
      <w:r w:rsidR="00E92148">
        <w:rPr>
          <w:rFonts w:ascii="Times New Roman" w:hAnsi="Times New Roman"/>
        </w:rPr>
        <w:t>desf</w:t>
      </w:r>
      <w:r w:rsidR="007C11FA">
        <w:rPr>
          <w:rFonts w:ascii="Times New Roman" w:hAnsi="Times New Roman"/>
        </w:rPr>
        <w:t>ăș</w:t>
      </w:r>
      <w:r w:rsidR="00E92148">
        <w:rPr>
          <w:rFonts w:ascii="Times New Roman" w:hAnsi="Times New Roman"/>
        </w:rPr>
        <w:t>oar</w:t>
      </w:r>
      <w:r w:rsidR="007C11FA">
        <w:rPr>
          <w:rFonts w:ascii="Times New Roman" w:hAnsi="Times New Roman"/>
        </w:rPr>
        <w:t>ă</w:t>
      </w:r>
      <w:del w:id="3" w:author="Daniela" w:date="2026-06-16T21:21:00Z" w16du:dateUtc="2026-06-16T18:21:00Z">
        <w:r w:rsidR="00E92148" w:rsidDel="004D214D">
          <w:rPr>
            <w:rFonts w:ascii="Times New Roman" w:hAnsi="Times New Roman"/>
          </w:rPr>
          <w:delText xml:space="preserve"> din ce </w:delText>
        </w:r>
        <w:r w:rsidR="007C11FA" w:rsidDel="004D214D">
          <w:rPr>
            <w:rFonts w:ascii="Times New Roman" w:hAnsi="Times New Roman"/>
          </w:rPr>
          <w:delText>î</w:delText>
        </w:r>
        <w:r w:rsidR="00E92148" w:rsidDel="004D214D">
          <w:rPr>
            <w:rFonts w:ascii="Times New Roman" w:hAnsi="Times New Roman"/>
          </w:rPr>
          <w:delText>n ce mai mult</w:delText>
        </w:r>
      </w:del>
      <w:r w:rsidR="00E92148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="00E92148">
        <w:rPr>
          <w:rFonts w:ascii="Times New Roman" w:hAnsi="Times New Roman"/>
        </w:rPr>
        <w:t>n mediul online. Astfel, orice atac sau problem</w:t>
      </w:r>
      <w:r w:rsidR="007C11FA">
        <w:rPr>
          <w:rFonts w:ascii="Times New Roman" w:hAnsi="Times New Roman"/>
        </w:rPr>
        <w:t>ă</w:t>
      </w:r>
      <w:r w:rsidR="00E92148">
        <w:rPr>
          <w:rFonts w:ascii="Times New Roman" w:hAnsi="Times New Roman"/>
        </w:rPr>
        <w:t xml:space="preserve"> asupra acestor sisteme poate provoca consecin</w:t>
      </w:r>
      <w:r w:rsidR="007C11FA">
        <w:rPr>
          <w:rFonts w:ascii="Times New Roman" w:hAnsi="Times New Roman"/>
        </w:rPr>
        <w:t>ț</w:t>
      </w:r>
      <w:r w:rsidR="00E92148">
        <w:rPr>
          <w:rFonts w:ascii="Times New Roman" w:hAnsi="Times New Roman"/>
        </w:rPr>
        <w:t>e economice grave. Atacurile cibernetice sunt amenin</w:t>
      </w:r>
      <w:r w:rsidR="007C11FA">
        <w:rPr>
          <w:rFonts w:ascii="Times New Roman" w:hAnsi="Times New Roman"/>
        </w:rPr>
        <w:t>ță</w:t>
      </w:r>
      <w:r w:rsidR="00E92148">
        <w:rPr>
          <w:rFonts w:ascii="Times New Roman" w:hAnsi="Times New Roman"/>
        </w:rPr>
        <w:t>ri grave care pot afecta stabilitatea financiar</w:t>
      </w:r>
      <w:r w:rsidR="007C11FA">
        <w:rPr>
          <w:rFonts w:ascii="Times New Roman" w:hAnsi="Times New Roman"/>
        </w:rPr>
        <w:t>ă</w:t>
      </w:r>
      <w:r w:rsidR="00E92148">
        <w:rPr>
          <w:rFonts w:ascii="Times New Roman" w:hAnsi="Times New Roman"/>
        </w:rPr>
        <w:t xml:space="preserve"> a unor sectoare economice sau a unor </w:t>
      </w:r>
      <w:r w:rsidR="007C11FA">
        <w:rPr>
          <w:rFonts w:ascii="Times New Roman" w:hAnsi="Times New Roman"/>
        </w:rPr>
        <w:t>ță</w:t>
      </w:r>
      <w:r w:rsidR="00E92148">
        <w:rPr>
          <w:rFonts w:ascii="Times New Roman" w:hAnsi="Times New Roman"/>
        </w:rPr>
        <w:t>ri.</w:t>
      </w:r>
    </w:p>
    <w:p w14:paraId="419DCFAC" w14:textId="464D71C8" w:rsidR="008D1C01" w:rsidRDefault="00E92148" w:rsidP="00D925A5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Atacurile cibernetice apar sub diverse forme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tipuri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evolueaz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foarte rapid. Costurile generate de atacurile cibernetice nu includ doar pierderile financiare directe, ci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efecte precum afectarea imaginii organiza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iilor, pierderea clien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ilor, cheltuieli pentru remedierea problemelor. Din cauza acestor efecte complexe, analiza impactului economic al atacurilor cibernetice este o tem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de cercetare de actualitate.</w:t>
      </w:r>
    </w:p>
    <w:p w14:paraId="62AA312E" w14:textId="1E6DE902" w:rsidR="007B6B5C" w:rsidRDefault="007B6B5C" w:rsidP="00D925A5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Lucrarea de fa</w:t>
      </w:r>
      <w:r w:rsidR="007C11FA">
        <w:rPr>
          <w:rFonts w:ascii="Times New Roman" w:hAnsi="Times New Roman"/>
        </w:rPr>
        <w:t>ță</w:t>
      </w:r>
      <w:r w:rsidR="00C66AA0">
        <w:rPr>
          <w:rFonts w:ascii="Times New Roman" w:hAnsi="Times New Roman"/>
        </w:rPr>
        <w:t xml:space="preserve"> va</w:t>
      </w:r>
      <w:r>
        <w:rPr>
          <w:rFonts w:ascii="Times New Roman" w:hAnsi="Times New Roman"/>
        </w:rPr>
        <w:t xml:space="preserve"> analiz</w:t>
      </w:r>
      <w:r w:rsidR="00C66AA0"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impactul economic al atacurilor cibernetice, urm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rind leg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tura dintre num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rul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gravitatea incidentelor </w:t>
      </w:r>
      <w:r w:rsidR="00ED2DC0">
        <w:rPr>
          <w:rFonts w:ascii="Times New Roman" w:hAnsi="Times New Roman"/>
        </w:rPr>
        <w:t xml:space="preserve">cibernetice </w:t>
      </w:r>
      <w:r w:rsidR="007C11FA">
        <w:rPr>
          <w:rFonts w:ascii="Times New Roman" w:hAnsi="Times New Roman"/>
        </w:rPr>
        <w:t>ș</w:t>
      </w:r>
      <w:r w:rsidR="00ED2DC0">
        <w:rPr>
          <w:rFonts w:ascii="Times New Roman" w:hAnsi="Times New Roman"/>
        </w:rPr>
        <w:t xml:space="preserve">i pierderile financiare </w:t>
      </w:r>
      <w:r w:rsidR="007C11FA">
        <w:rPr>
          <w:rFonts w:ascii="Times New Roman" w:hAnsi="Times New Roman"/>
        </w:rPr>
        <w:t>î</w:t>
      </w:r>
      <w:r w:rsidR="00ED2DC0">
        <w:rPr>
          <w:rFonts w:ascii="Times New Roman" w:hAnsi="Times New Roman"/>
        </w:rPr>
        <w:t xml:space="preserve">nregistrate de diferite state. </w:t>
      </w:r>
      <w:r w:rsidR="00924253">
        <w:rPr>
          <w:rFonts w:ascii="Times New Roman" w:hAnsi="Times New Roman"/>
        </w:rPr>
        <w:t>Atacurile cibernetice au efecte economice importante, nu sunt doar ni</w:t>
      </w:r>
      <w:r w:rsidR="007C11FA">
        <w:rPr>
          <w:rFonts w:ascii="Times New Roman" w:hAnsi="Times New Roman"/>
        </w:rPr>
        <w:t>ș</w:t>
      </w:r>
      <w:r w:rsidR="00924253">
        <w:rPr>
          <w:rFonts w:ascii="Times New Roman" w:hAnsi="Times New Roman"/>
        </w:rPr>
        <w:t>te probleme de natur</w:t>
      </w:r>
      <w:r w:rsidR="007C11FA">
        <w:rPr>
          <w:rFonts w:ascii="Times New Roman" w:hAnsi="Times New Roman"/>
        </w:rPr>
        <w:t>ă</w:t>
      </w:r>
      <w:r w:rsidR="00924253">
        <w:rPr>
          <w:rFonts w:ascii="Times New Roman" w:hAnsi="Times New Roman"/>
        </w:rPr>
        <w:t xml:space="preserve"> tehnic</w:t>
      </w:r>
      <w:r w:rsidR="007C11FA">
        <w:rPr>
          <w:rFonts w:ascii="Times New Roman" w:hAnsi="Times New Roman"/>
        </w:rPr>
        <w:t>ă</w:t>
      </w:r>
      <w:r w:rsidR="00924253">
        <w:rPr>
          <w:rFonts w:ascii="Times New Roman" w:hAnsi="Times New Roman"/>
        </w:rPr>
        <w:t>. Costurile generate de atacurile cibernetice afecteaz</w:t>
      </w:r>
      <w:r w:rsidR="007C11FA">
        <w:rPr>
          <w:rFonts w:ascii="Times New Roman" w:hAnsi="Times New Roman"/>
        </w:rPr>
        <w:t>ă</w:t>
      </w:r>
      <w:r w:rsidR="00924253">
        <w:rPr>
          <w:rFonts w:ascii="Times New Roman" w:hAnsi="Times New Roman"/>
        </w:rPr>
        <w:t xml:space="preserve"> at</w:t>
      </w:r>
      <w:r w:rsidR="007C11FA">
        <w:rPr>
          <w:rFonts w:ascii="Times New Roman" w:hAnsi="Times New Roman"/>
        </w:rPr>
        <w:t>â</w:t>
      </w:r>
      <w:r w:rsidR="00924253">
        <w:rPr>
          <w:rFonts w:ascii="Times New Roman" w:hAnsi="Times New Roman"/>
        </w:rPr>
        <w:t xml:space="preserve">t companiile </w:t>
      </w:r>
      <w:r w:rsidR="007C11FA">
        <w:rPr>
          <w:rFonts w:ascii="Times New Roman" w:hAnsi="Times New Roman"/>
        </w:rPr>
        <w:t>ș</w:t>
      </w:r>
      <w:r w:rsidR="00924253">
        <w:rPr>
          <w:rFonts w:ascii="Times New Roman" w:hAnsi="Times New Roman"/>
        </w:rPr>
        <w:t>i institu</w:t>
      </w:r>
      <w:r w:rsidR="007C11FA">
        <w:rPr>
          <w:rFonts w:ascii="Times New Roman" w:hAnsi="Times New Roman"/>
        </w:rPr>
        <w:t>ț</w:t>
      </w:r>
      <w:r w:rsidR="00924253">
        <w:rPr>
          <w:rFonts w:ascii="Times New Roman" w:hAnsi="Times New Roman"/>
        </w:rPr>
        <w:t>iile publice, c</w:t>
      </w:r>
      <w:r w:rsidR="007C11FA">
        <w:rPr>
          <w:rFonts w:ascii="Times New Roman" w:hAnsi="Times New Roman"/>
        </w:rPr>
        <w:t>â</w:t>
      </w:r>
      <w:r w:rsidR="00924253">
        <w:rPr>
          <w:rFonts w:ascii="Times New Roman" w:hAnsi="Times New Roman"/>
        </w:rPr>
        <w:t xml:space="preserve">t </w:t>
      </w:r>
      <w:r w:rsidR="007C11FA">
        <w:rPr>
          <w:rFonts w:ascii="Times New Roman" w:hAnsi="Times New Roman"/>
        </w:rPr>
        <w:t>ș</w:t>
      </w:r>
      <w:r w:rsidR="00924253">
        <w:rPr>
          <w:rFonts w:ascii="Times New Roman" w:hAnsi="Times New Roman"/>
        </w:rPr>
        <w:t>i cet</w:t>
      </w:r>
      <w:r w:rsidR="007C11FA">
        <w:rPr>
          <w:rFonts w:ascii="Times New Roman" w:hAnsi="Times New Roman"/>
        </w:rPr>
        <w:t>ăț</w:t>
      </w:r>
      <w:r w:rsidR="00924253">
        <w:rPr>
          <w:rFonts w:ascii="Times New Roman" w:hAnsi="Times New Roman"/>
        </w:rPr>
        <w:t>enii. Aceast</w:t>
      </w:r>
      <w:r w:rsidR="007C11FA">
        <w:rPr>
          <w:rFonts w:ascii="Times New Roman" w:hAnsi="Times New Roman"/>
        </w:rPr>
        <w:t>ă</w:t>
      </w:r>
      <w:r w:rsidR="00924253">
        <w:rPr>
          <w:rFonts w:ascii="Times New Roman" w:hAnsi="Times New Roman"/>
        </w:rPr>
        <w:t xml:space="preserve"> cercetare porne</w:t>
      </w:r>
      <w:r w:rsidR="007C11FA">
        <w:rPr>
          <w:rFonts w:ascii="Times New Roman" w:hAnsi="Times New Roman"/>
        </w:rPr>
        <w:t>ș</w:t>
      </w:r>
      <w:r w:rsidR="00924253">
        <w:rPr>
          <w:rFonts w:ascii="Times New Roman" w:hAnsi="Times New Roman"/>
        </w:rPr>
        <w:t>te de la ideea c</w:t>
      </w:r>
      <w:r w:rsidR="007C11FA">
        <w:rPr>
          <w:rFonts w:ascii="Times New Roman" w:hAnsi="Times New Roman"/>
        </w:rPr>
        <w:t>ă</w:t>
      </w:r>
      <w:r w:rsidR="00924253">
        <w:rPr>
          <w:rFonts w:ascii="Times New Roman" w:hAnsi="Times New Roman"/>
        </w:rPr>
        <w:t xml:space="preserve"> pierderile financiare provocate de atacurile cibernetice sunt influe</w:t>
      </w:r>
      <w:r w:rsidR="007C11FA">
        <w:rPr>
          <w:rFonts w:ascii="Times New Roman" w:hAnsi="Times New Roman"/>
        </w:rPr>
        <w:t>ț</w:t>
      </w:r>
      <w:r w:rsidR="00924253">
        <w:rPr>
          <w:rFonts w:ascii="Times New Roman" w:hAnsi="Times New Roman"/>
        </w:rPr>
        <w:t>ate de factori specifici incidentelor, cum ar fi num</w:t>
      </w:r>
      <w:r w:rsidR="007C11FA">
        <w:rPr>
          <w:rFonts w:ascii="Times New Roman" w:hAnsi="Times New Roman"/>
        </w:rPr>
        <w:t>ă</w:t>
      </w:r>
      <w:r w:rsidR="00924253">
        <w:rPr>
          <w:rFonts w:ascii="Times New Roman" w:hAnsi="Times New Roman"/>
        </w:rPr>
        <w:t xml:space="preserve">rul de atacuri, tipul </w:t>
      </w:r>
      <w:r w:rsidR="007C11FA">
        <w:rPr>
          <w:rFonts w:ascii="Times New Roman" w:hAnsi="Times New Roman"/>
        </w:rPr>
        <w:t>ș</w:t>
      </w:r>
      <w:r w:rsidR="00924253">
        <w:rPr>
          <w:rFonts w:ascii="Times New Roman" w:hAnsi="Times New Roman"/>
        </w:rPr>
        <w:t xml:space="preserve">i timpul de rezolvare al acestora, dar </w:t>
      </w:r>
      <w:r w:rsidR="007C11FA">
        <w:rPr>
          <w:rFonts w:ascii="Times New Roman" w:hAnsi="Times New Roman"/>
        </w:rPr>
        <w:t>ș</w:t>
      </w:r>
      <w:r w:rsidR="00924253">
        <w:rPr>
          <w:rFonts w:ascii="Times New Roman" w:hAnsi="Times New Roman"/>
        </w:rPr>
        <w:t>i de caracteristicile economice ale fiec</w:t>
      </w:r>
      <w:r w:rsidR="007C11FA">
        <w:rPr>
          <w:rFonts w:ascii="Times New Roman" w:hAnsi="Times New Roman"/>
        </w:rPr>
        <w:t>ă</w:t>
      </w:r>
      <w:r w:rsidR="00924253">
        <w:rPr>
          <w:rFonts w:ascii="Times New Roman" w:hAnsi="Times New Roman"/>
        </w:rPr>
        <w:t xml:space="preserve">rei </w:t>
      </w:r>
      <w:r w:rsidR="007C11FA">
        <w:rPr>
          <w:rFonts w:ascii="Times New Roman" w:hAnsi="Times New Roman"/>
        </w:rPr>
        <w:t>ță</w:t>
      </w:r>
      <w:r w:rsidR="00924253">
        <w:rPr>
          <w:rFonts w:ascii="Times New Roman" w:hAnsi="Times New Roman"/>
        </w:rPr>
        <w:t xml:space="preserve">ri. </w:t>
      </w:r>
    </w:p>
    <w:p w14:paraId="0EC0FC25" w14:textId="7DE45DB9" w:rsidR="001222F2" w:rsidRDefault="001222F2" w:rsidP="00D925A5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Alegerea acestei teme are ca motiva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ie principal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elegerea efectelor economice pe care atacurile cibernetice le au asupra statelor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org</w:t>
      </w:r>
      <w:r w:rsidR="003B3044">
        <w:rPr>
          <w:rFonts w:ascii="Times New Roman" w:hAnsi="Times New Roman"/>
        </w:rPr>
        <w:t>aniza</w:t>
      </w:r>
      <w:r w:rsidR="007C11FA">
        <w:rPr>
          <w:rFonts w:ascii="Times New Roman" w:hAnsi="Times New Roman"/>
        </w:rPr>
        <w:t>ț</w:t>
      </w:r>
      <w:r w:rsidR="003B3044">
        <w:rPr>
          <w:rFonts w:ascii="Times New Roman" w:hAnsi="Times New Roman"/>
        </w:rPr>
        <w:t>iilor. De</w:t>
      </w:r>
      <w:r w:rsidR="007C11FA">
        <w:rPr>
          <w:rFonts w:ascii="Times New Roman" w:hAnsi="Times New Roman"/>
        </w:rPr>
        <w:t>ș</w:t>
      </w:r>
      <w:r w:rsidR="003B3044">
        <w:rPr>
          <w:rFonts w:ascii="Times New Roman" w:hAnsi="Times New Roman"/>
        </w:rPr>
        <w:t>i securitatea cibernetic</w:t>
      </w:r>
      <w:r w:rsidR="007C11FA">
        <w:rPr>
          <w:rFonts w:ascii="Times New Roman" w:hAnsi="Times New Roman"/>
        </w:rPr>
        <w:t>ă</w:t>
      </w:r>
      <w:r w:rsidR="003B3044">
        <w:rPr>
          <w:rFonts w:ascii="Times New Roman" w:hAnsi="Times New Roman"/>
        </w:rPr>
        <w:t xml:space="preserve"> este frecvent analizat</w:t>
      </w:r>
      <w:r w:rsidR="007C11FA">
        <w:rPr>
          <w:rFonts w:ascii="Times New Roman" w:hAnsi="Times New Roman"/>
        </w:rPr>
        <w:t>ă</w:t>
      </w:r>
      <w:r w:rsidR="003B3044">
        <w:rPr>
          <w:rFonts w:ascii="Times New Roman" w:hAnsi="Times New Roman"/>
        </w:rPr>
        <w:t xml:space="preserve"> din perspectiv</w:t>
      </w:r>
      <w:r w:rsidR="007C11FA">
        <w:rPr>
          <w:rFonts w:ascii="Times New Roman" w:hAnsi="Times New Roman"/>
        </w:rPr>
        <w:t>ă</w:t>
      </w:r>
      <w:r w:rsidR="003B3044">
        <w:rPr>
          <w:rFonts w:ascii="Times New Roman" w:hAnsi="Times New Roman"/>
        </w:rPr>
        <w:t xml:space="preserve"> tehic</w:t>
      </w:r>
      <w:r w:rsidR="007C11FA">
        <w:rPr>
          <w:rFonts w:ascii="Times New Roman" w:hAnsi="Times New Roman"/>
        </w:rPr>
        <w:t>ă</w:t>
      </w:r>
      <w:r w:rsidR="003B3044">
        <w:rPr>
          <w:rFonts w:ascii="Times New Roman" w:hAnsi="Times New Roman"/>
        </w:rPr>
        <w:t>, impactul financiar al incidentelor este foarte important deoarece influen</w:t>
      </w:r>
      <w:r w:rsidR="007C11FA">
        <w:rPr>
          <w:rFonts w:ascii="Times New Roman" w:hAnsi="Times New Roman"/>
        </w:rPr>
        <w:t>ț</w:t>
      </w:r>
      <w:r w:rsidR="003B3044">
        <w:rPr>
          <w:rFonts w:ascii="Times New Roman" w:hAnsi="Times New Roman"/>
        </w:rPr>
        <w:t>eaz</w:t>
      </w:r>
      <w:r w:rsidR="007C11FA">
        <w:rPr>
          <w:rFonts w:ascii="Times New Roman" w:hAnsi="Times New Roman"/>
        </w:rPr>
        <w:t>ă</w:t>
      </w:r>
      <w:r w:rsidR="003B3044">
        <w:rPr>
          <w:rFonts w:ascii="Times New Roman" w:hAnsi="Times New Roman"/>
        </w:rPr>
        <w:t xml:space="preserve"> performan</w:t>
      </w:r>
      <w:r w:rsidR="007C11FA">
        <w:rPr>
          <w:rFonts w:ascii="Times New Roman" w:hAnsi="Times New Roman"/>
        </w:rPr>
        <w:t>ț</w:t>
      </w:r>
      <w:r w:rsidR="003B3044">
        <w:rPr>
          <w:rFonts w:ascii="Times New Roman" w:hAnsi="Times New Roman"/>
        </w:rPr>
        <w:t>a economic</w:t>
      </w:r>
      <w:r w:rsidR="007C11FA">
        <w:rPr>
          <w:rFonts w:ascii="Times New Roman" w:hAnsi="Times New Roman"/>
        </w:rPr>
        <w:t>ă</w:t>
      </w:r>
      <w:r w:rsidR="003B3044">
        <w:rPr>
          <w:rFonts w:ascii="Times New Roman" w:hAnsi="Times New Roman"/>
        </w:rPr>
        <w:t xml:space="preserve"> a </w:t>
      </w:r>
      <w:r w:rsidR="007C11FA">
        <w:rPr>
          <w:rFonts w:ascii="Times New Roman" w:hAnsi="Times New Roman"/>
        </w:rPr>
        <w:t>ță</w:t>
      </w:r>
      <w:r w:rsidR="003B3044">
        <w:rPr>
          <w:rFonts w:ascii="Times New Roman" w:hAnsi="Times New Roman"/>
        </w:rPr>
        <w:t xml:space="preserve">rilor. De asemenea, prin intermediul acestei teme se vor </w:t>
      </w:r>
      <w:r w:rsidR="003B3044">
        <w:rPr>
          <w:rFonts w:ascii="Times New Roman" w:hAnsi="Times New Roman"/>
        </w:rPr>
        <w:lastRenderedPageBreak/>
        <w:t xml:space="preserve">aplica instrumente statistice </w:t>
      </w:r>
      <w:r w:rsidR="007C11FA">
        <w:rPr>
          <w:rFonts w:ascii="Times New Roman" w:hAnsi="Times New Roman"/>
        </w:rPr>
        <w:t>ș</w:t>
      </w:r>
      <w:r w:rsidR="003B3044">
        <w:rPr>
          <w:rFonts w:ascii="Times New Roman" w:hAnsi="Times New Roman"/>
        </w:rPr>
        <w:t>i econometrice de analiz</w:t>
      </w:r>
      <w:r w:rsidR="007C11FA">
        <w:rPr>
          <w:rFonts w:ascii="Times New Roman" w:hAnsi="Times New Roman"/>
        </w:rPr>
        <w:t>ă</w:t>
      </w:r>
      <w:r w:rsidR="003B3044">
        <w:rPr>
          <w:rFonts w:ascii="Times New Roman" w:hAnsi="Times New Roman"/>
        </w:rPr>
        <w:t xml:space="preserve"> pentru un domeniu de mare interes, care </w:t>
      </w:r>
      <w:r w:rsidR="007C11FA">
        <w:rPr>
          <w:rFonts w:ascii="Times New Roman" w:hAnsi="Times New Roman"/>
        </w:rPr>
        <w:t>î</w:t>
      </w:r>
      <w:r w:rsidR="003B3044">
        <w:rPr>
          <w:rFonts w:ascii="Times New Roman" w:hAnsi="Times New Roman"/>
        </w:rPr>
        <w:t>mbin</w:t>
      </w:r>
      <w:r w:rsidR="007C11FA">
        <w:rPr>
          <w:rFonts w:ascii="Times New Roman" w:hAnsi="Times New Roman"/>
        </w:rPr>
        <w:t>ă</w:t>
      </w:r>
      <w:r w:rsidR="003B3044">
        <w:rPr>
          <w:rFonts w:ascii="Times New Roman" w:hAnsi="Times New Roman"/>
        </w:rPr>
        <w:t xml:space="preserve"> tehnologia </w:t>
      </w:r>
      <w:r w:rsidR="007C11FA">
        <w:rPr>
          <w:rFonts w:ascii="Times New Roman" w:hAnsi="Times New Roman"/>
        </w:rPr>
        <w:t>ș</w:t>
      </w:r>
      <w:r w:rsidR="003B3044">
        <w:rPr>
          <w:rFonts w:ascii="Times New Roman" w:hAnsi="Times New Roman"/>
        </w:rPr>
        <w:t>i economia.</w:t>
      </w:r>
    </w:p>
    <w:p w14:paraId="2F1652A5" w14:textId="000AC177" w:rsidR="00E92148" w:rsidRDefault="003C2377" w:rsidP="005842E1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Originalitatea lucr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rii const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combinarea mai multor metode de analiz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cantitativ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aplicate pe un set de date care reune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te at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t variabile cibernetice, c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 xml:space="preserve">t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indicatori macroeconomici. Studiul va analiza dimensiunea economic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 atacurilor cibernetice,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mbin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modelarea econometric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cu date panel, analiza componentelor principale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analiza cluster. </w:t>
      </w:r>
    </w:p>
    <w:p w14:paraId="7761F364" w14:textId="63E2C2D4" w:rsidR="00C66AA0" w:rsidRDefault="00C66AA0" w:rsidP="005842E1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Lucrarea se organizeaz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dup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cum urmeaz</w:t>
      </w:r>
      <w:r w:rsidR="007C11FA">
        <w:rPr>
          <w:rFonts w:ascii="Times New Roman" w:hAnsi="Times New Roman"/>
        </w:rPr>
        <w:t>ă</w:t>
      </w:r>
      <w:r w:rsidRPr="002169AB">
        <w:rPr>
          <w:rFonts w:ascii="Times New Roman" w:hAnsi="Times New Roman"/>
        </w:rPr>
        <w:t>: primul capitol este reprezentat de cadrul teoretic privind securitatea cibernetic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impactul economic al atacurilor. Aici se vor defini conceptele de baz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legate de atacurile cibernetice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consecin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ele economice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se va prezenta literatura de specialitate care va descrie termeni precum</w:t>
      </w:r>
      <w:r w:rsidRPr="002169AB">
        <w:rPr>
          <w:rFonts w:ascii="Times New Roman" w:hAnsi="Times New Roman"/>
          <w:lang w:val="it-IT"/>
        </w:rPr>
        <w:t>: tipologia atacurilor, rolul investi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iilor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securitate, vulnerabilit</w:t>
      </w:r>
      <w:r w:rsidR="007C11FA">
        <w:rPr>
          <w:rFonts w:ascii="Times New Roman" w:hAnsi="Times New Roman"/>
        </w:rPr>
        <w:t>ăț</w:t>
      </w:r>
      <w:r>
        <w:rPr>
          <w:rFonts w:ascii="Times New Roman" w:hAnsi="Times New Roman"/>
        </w:rPr>
        <w:t xml:space="preserve">ile explicate, costurile directe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indirecte.</w:t>
      </w:r>
    </w:p>
    <w:p w14:paraId="28A6E008" w14:textId="10058376" w:rsidR="00A40E69" w:rsidRDefault="00A40E69" w:rsidP="005842E1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Al doilea capitol va descrie metodologia pe care o voi aplica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sec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iunea practic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 lucr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rii. Se va prezenta din punct de vedere teoretic procesul de preg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tire a datelor, modul de verificare a sta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ionarit</w:t>
      </w:r>
      <w:r w:rsidR="007C11FA">
        <w:rPr>
          <w:rFonts w:ascii="Times New Roman" w:hAnsi="Times New Roman"/>
        </w:rPr>
        <w:t>ăț</w:t>
      </w:r>
      <w:r>
        <w:rPr>
          <w:rFonts w:ascii="Times New Roman" w:hAnsi="Times New Roman"/>
        </w:rPr>
        <w:t xml:space="preserve">ii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modul de cercetare a corela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iei dintre variabile.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continuare vor fi prezentate modelele econometrice folosite</w:t>
      </w:r>
      <w:r w:rsidRPr="002169AB">
        <w:rPr>
          <w:rFonts w:ascii="Times New Roman" w:hAnsi="Times New Roman"/>
          <w:lang w:val="it-IT"/>
        </w:rPr>
        <w:t xml:space="preserve">: modelul OLS grupat, modelul cu efecte fixe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efecte aleatoare dar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testele folosite pentru alegerea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validarea acestora. Capitolul se va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 xml:space="preserve">ncheia cu prezentarea analizei componentelor principale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analiza cluster, folosite ca metode de reducere a dimensionalit</w:t>
      </w:r>
      <w:r w:rsidR="007C11FA">
        <w:rPr>
          <w:rFonts w:ascii="Times New Roman" w:hAnsi="Times New Roman"/>
        </w:rPr>
        <w:t>ăț</w:t>
      </w:r>
      <w:r>
        <w:rPr>
          <w:rFonts w:ascii="Times New Roman" w:hAnsi="Times New Roman"/>
        </w:rPr>
        <w:t xml:space="preserve">ii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de clasificare a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>rilor.</w:t>
      </w:r>
    </w:p>
    <w:p w14:paraId="22F027BC" w14:textId="7C8DD021" w:rsidR="00A40E69" w:rsidRDefault="00A40E69" w:rsidP="005842E1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Capitolul</w:t>
      </w:r>
      <w:r w:rsidR="00AA41FD">
        <w:rPr>
          <w:rFonts w:ascii="Times New Roman" w:hAnsi="Times New Roman"/>
        </w:rPr>
        <w:t xml:space="preserve"> al treilea va reprezenta partea aplicativ</w:t>
      </w:r>
      <w:r w:rsidR="007C11FA">
        <w:rPr>
          <w:rFonts w:ascii="Times New Roman" w:hAnsi="Times New Roman"/>
        </w:rPr>
        <w:t>ă</w:t>
      </w:r>
      <w:r w:rsidR="00AA41FD">
        <w:rPr>
          <w:rFonts w:ascii="Times New Roman" w:hAnsi="Times New Roman"/>
        </w:rPr>
        <w:t xml:space="preserve"> a lucr</w:t>
      </w:r>
      <w:r w:rsidR="007C11FA">
        <w:rPr>
          <w:rFonts w:ascii="Times New Roman" w:hAnsi="Times New Roman"/>
        </w:rPr>
        <w:t>ă</w:t>
      </w:r>
      <w:r w:rsidR="00AA41FD">
        <w:rPr>
          <w:rFonts w:ascii="Times New Roman" w:hAnsi="Times New Roman"/>
        </w:rPr>
        <w:t xml:space="preserve">rii, </w:t>
      </w:r>
      <w:r w:rsidR="007C11FA">
        <w:rPr>
          <w:rFonts w:ascii="Times New Roman" w:hAnsi="Times New Roman"/>
        </w:rPr>
        <w:t>ș</w:t>
      </w:r>
      <w:r w:rsidR="00AA41FD">
        <w:rPr>
          <w:rFonts w:ascii="Times New Roman" w:hAnsi="Times New Roman"/>
        </w:rPr>
        <w:t>i anume studiul de caz. Acesta va cuprinde analiza descriptiv</w:t>
      </w:r>
      <w:r w:rsidR="007C11FA">
        <w:rPr>
          <w:rFonts w:ascii="Times New Roman" w:hAnsi="Times New Roman"/>
        </w:rPr>
        <w:t>ă</w:t>
      </w:r>
      <w:r w:rsidR="00AA41FD">
        <w:rPr>
          <w:rFonts w:ascii="Times New Roman" w:hAnsi="Times New Roman"/>
        </w:rPr>
        <w:t xml:space="preserve"> a datelor, estimarea </w:t>
      </w:r>
      <w:r w:rsidR="007C11FA">
        <w:rPr>
          <w:rFonts w:ascii="Times New Roman" w:hAnsi="Times New Roman"/>
        </w:rPr>
        <w:t>ș</w:t>
      </w:r>
      <w:r w:rsidR="00AA41FD">
        <w:rPr>
          <w:rFonts w:ascii="Times New Roman" w:hAnsi="Times New Roman"/>
        </w:rPr>
        <w:t xml:space="preserve">i interpretarea modelelor econometrice, analiza componentelor principale </w:t>
      </w:r>
      <w:r w:rsidR="007C11FA">
        <w:rPr>
          <w:rFonts w:ascii="Times New Roman" w:hAnsi="Times New Roman"/>
        </w:rPr>
        <w:t>ș</w:t>
      </w:r>
      <w:r w:rsidR="00AA41FD">
        <w:rPr>
          <w:rFonts w:ascii="Times New Roman" w:hAnsi="Times New Roman"/>
        </w:rPr>
        <w:t>i analiza cluster. Studiul de caz va cuprinde un set de date de tip panel care reune</w:t>
      </w:r>
      <w:r w:rsidR="007C11FA">
        <w:rPr>
          <w:rFonts w:ascii="Times New Roman" w:hAnsi="Times New Roman"/>
        </w:rPr>
        <w:t>ș</w:t>
      </w:r>
      <w:r w:rsidR="00AA41FD">
        <w:rPr>
          <w:rFonts w:ascii="Times New Roman" w:hAnsi="Times New Roman"/>
        </w:rPr>
        <w:t xml:space="preserve">te 10 </w:t>
      </w:r>
      <w:r w:rsidR="007C11FA">
        <w:rPr>
          <w:rFonts w:ascii="Times New Roman" w:hAnsi="Times New Roman"/>
        </w:rPr>
        <w:t>ță</w:t>
      </w:r>
      <w:r w:rsidR="00AA41FD">
        <w:rPr>
          <w:rFonts w:ascii="Times New Roman" w:hAnsi="Times New Roman"/>
        </w:rPr>
        <w:t>ri pentru perioada 2015-2024. Pe baza acestor date se vor identifica factorii determinan</w:t>
      </w:r>
      <w:r w:rsidR="007C11FA">
        <w:rPr>
          <w:rFonts w:ascii="Times New Roman" w:hAnsi="Times New Roman"/>
        </w:rPr>
        <w:t>ț</w:t>
      </w:r>
      <w:r w:rsidR="00AA41FD">
        <w:rPr>
          <w:rFonts w:ascii="Times New Roman" w:hAnsi="Times New Roman"/>
        </w:rPr>
        <w:t xml:space="preserve">i ai pierderilor financiare iar </w:t>
      </w:r>
      <w:r w:rsidR="007C11FA">
        <w:rPr>
          <w:rFonts w:ascii="Times New Roman" w:hAnsi="Times New Roman"/>
        </w:rPr>
        <w:t>ță</w:t>
      </w:r>
      <w:r w:rsidR="00AA41FD">
        <w:rPr>
          <w:rFonts w:ascii="Times New Roman" w:hAnsi="Times New Roman"/>
        </w:rPr>
        <w:t xml:space="preserve">rile vor fi grupate </w:t>
      </w:r>
      <w:r w:rsidR="007C11FA">
        <w:rPr>
          <w:rFonts w:ascii="Times New Roman" w:hAnsi="Times New Roman"/>
        </w:rPr>
        <w:t>î</w:t>
      </w:r>
      <w:r w:rsidR="00AA41FD">
        <w:rPr>
          <w:rFonts w:ascii="Times New Roman" w:hAnsi="Times New Roman"/>
        </w:rPr>
        <w:t xml:space="preserve">n clase omogene din perspectiva profilului economic </w:t>
      </w:r>
      <w:r w:rsidR="007C11FA">
        <w:rPr>
          <w:rFonts w:ascii="Times New Roman" w:hAnsi="Times New Roman"/>
        </w:rPr>
        <w:t>ș</w:t>
      </w:r>
      <w:r w:rsidR="00AA41FD">
        <w:rPr>
          <w:rFonts w:ascii="Times New Roman" w:hAnsi="Times New Roman"/>
        </w:rPr>
        <w:t>i cibernetic.</w:t>
      </w:r>
    </w:p>
    <w:p w14:paraId="56CE3EE9" w14:textId="570C7A93" w:rsidR="00AA41FD" w:rsidRPr="00A40E69" w:rsidRDefault="002A2359" w:rsidP="005842E1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Lucrarea se va finaliza prin punctarea celor mai importante concluzii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elemente esen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iale care au condus la conturarea leg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turii dintre incidentele cibernetice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pierderile economice, precum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la identificarea tiparelor comune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a diferen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elor dintre statele analizate.</w:t>
      </w:r>
    </w:p>
    <w:p w14:paraId="488BDB9E" w14:textId="77777777" w:rsidR="00E92148" w:rsidRDefault="00E92148" w:rsidP="002A2359">
      <w:pPr>
        <w:ind w:firstLine="0"/>
        <w:jc w:val="both"/>
        <w:rPr>
          <w:rFonts w:ascii="Times New Roman" w:eastAsia="Times New Roman" w:hAnsi="Times New Roman"/>
          <w:sz w:val="40"/>
          <w:szCs w:val="40"/>
        </w:rPr>
      </w:pPr>
    </w:p>
    <w:p w14:paraId="38B846AF" w14:textId="107C8756" w:rsidR="00C31A7C" w:rsidRDefault="00C31A7C" w:rsidP="00C31A7C">
      <w:pPr>
        <w:pStyle w:val="Heading1"/>
        <w:ind w:left="1080" w:firstLine="0"/>
        <w:jc w:val="center"/>
        <w:rPr>
          <w:rFonts w:ascii="Times New Roman" w:hAnsi="Times New Roman"/>
          <w:color w:val="auto"/>
        </w:rPr>
      </w:pPr>
      <w:bookmarkStart w:id="4" w:name="_Toc231638686"/>
      <w:r>
        <w:rPr>
          <w:rFonts w:ascii="Times New Roman" w:hAnsi="Times New Roman"/>
          <w:color w:val="auto"/>
        </w:rPr>
        <w:lastRenderedPageBreak/>
        <w:t>CAPITOLUL1.</w:t>
      </w:r>
      <w:bookmarkEnd w:id="4"/>
    </w:p>
    <w:p w14:paraId="27E79C2F" w14:textId="3DA9A233" w:rsidR="00E34D28" w:rsidRPr="00BD6BDA" w:rsidRDefault="00BD6BDA" w:rsidP="00C31A7C">
      <w:pPr>
        <w:pStyle w:val="Heading1"/>
        <w:ind w:left="1080" w:firstLine="0"/>
        <w:jc w:val="center"/>
        <w:rPr>
          <w:rFonts w:ascii="Times New Roman" w:hAnsi="Times New Roman"/>
          <w:color w:val="auto"/>
        </w:rPr>
      </w:pPr>
      <w:bookmarkStart w:id="5" w:name="_Toc231638687"/>
      <w:r w:rsidRPr="00BD6BDA">
        <w:rPr>
          <w:rFonts w:ascii="Times New Roman" w:hAnsi="Times New Roman"/>
          <w:color w:val="auto"/>
        </w:rPr>
        <w:t>LITERATUR</w:t>
      </w:r>
      <w:r w:rsidR="007C11FA">
        <w:rPr>
          <w:rFonts w:ascii="Times New Roman" w:hAnsi="Times New Roman"/>
          <w:color w:val="auto"/>
        </w:rPr>
        <w:t>Ă</w:t>
      </w:r>
      <w:r w:rsidRPr="00BD6BDA">
        <w:rPr>
          <w:rFonts w:ascii="Times New Roman" w:hAnsi="Times New Roman"/>
          <w:color w:val="auto"/>
        </w:rPr>
        <w:t xml:space="preserve"> DE SPECIALITATE</w:t>
      </w:r>
      <w:bookmarkEnd w:id="5"/>
    </w:p>
    <w:p w14:paraId="608B19E7" w14:textId="0F8C7C57" w:rsidR="00E34D28" w:rsidRPr="003373B4" w:rsidRDefault="00E34D28" w:rsidP="00BD6BDA">
      <w:pPr>
        <w:ind w:firstLine="0"/>
        <w:jc w:val="both"/>
        <w:rPr>
          <w:rFonts w:ascii="Times New Roman" w:eastAsia="Times New Roman" w:hAnsi="Times New Roman"/>
          <w:b/>
          <w:bCs/>
          <w:sz w:val="40"/>
          <w:szCs w:val="40"/>
        </w:rPr>
      </w:pPr>
    </w:p>
    <w:p w14:paraId="1B3A70B6" w14:textId="5F56B2EB" w:rsidR="004D214D" w:rsidRPr="004D214D" w:rsidRDefault="00BD6BDA" w:rsidP="004D214D">
      <w:pPr>
        <w:pStyle w:val="Heading2"/>
        <w:jc w:val="both"/>
        <w:rPr>
          <w:rFonts w:ascii="Times New Roman" w:hAnsi="Times New Roman"/>
          <w:b/>
          <w:bCs/>
          <w:color w:val="auto"/>
          <w:sz w:val="24"/>
          <w:szCs w:val="24"/>
        </w:rPr>
      </w:pPr>
      <w:bookmarkStart w:id="6" w:name="_Toc231638688"/>
      <w:r w:rsidRPr="00397387">
        <w:rPr>
          <w:rFonts w:ascii="Times New Roman" w:hAnsi="Times New Roman"/>
          <w:b/>
          <w:bCs/>
          <w:color w:val="auto"/>
          <w:sz w:val="24"/>
          <w:szCs w:val="24"/>
        </w:rPr>
        <w:t>1.1.Evolu</w:t>
      </w:r>
      <w:r w:rsidR="007C11FA">
        <w:rPr>
          <w:rFonts w:ascii="Times New Roman" w:hAnsi="Times New Roman"/>
          <w:b/>
          <w:bCs/>
          <w:color w:val="auto"/>
          <w:sz w:val="24"/>
          <w:szCs w:val="24"/>
        </w:rPr>
        <w:t>ț</w:t>
      </w:r>
      <w:r w:rsidRPr="00397387">
        <w:rPr>
          <w:rFonts w:ascii="Times New Roman" w:hAnsi="Times New Roman"/>
          <w:b/>
          <w:bCs/>
          <w:color w:val="auto"/>
          <w:sz w:val="24"/>
          <w:szCs w:val="24"/>
        </w:rPr>
        <w:t xml:space="preserve">ia </w:t>
      </w:r>
      <w:r w:rsidR="007C11FA">
        <w:rPr>
          <w:rFonts w:ascii="Times New Roman" w:hAnsi="Times New Roman"/>
          <w:b/>
          <w:bCs/>
          <w:color w:val="auto"/>
          <w:sz w:val="24"/>
          <w:szCs w:val="24"/>
        </w:rPr>
        <w:t>ș</w:t>
      </w:r>
      <w:r w:rsidRPr="00397387">
        <w:rPr>
          <w:rFonts w:ascii="Times New Roman" w:hAnsi="Times New Roman"/>
          <w:b/>
          <w:bCs/>
          <w:color w:val="auto"/>
          <w:sz w:val="24"/>
          <w:szCs w:val="24"/>
        </w:rPr>
        <w:t>i definirea atacurilor cibernetice</w:t>
      </w:r>
      <w:bookmarkEnd w:id="6"/>
    </w:p>
    <w:p w14:paraId="6528151D" w14:textId="728B6981" w:rsidR="00BD6BDA" w:rsidRDefault="00BD6BDA" w:rsidP="00163268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 w:rsidR="007C11FA">
        <w:rPr>
          <w:rFonts w:ascii="Times New Roman" w:hAnsi="Times New Roman"/>
        </w:rPr>
        <w:t>Î</w:t>
      </w:r>
      <w:r w:rsidRPr="00687506">
        <w:rPr>
          <w:rFonts w:ascii="Times New Roman" w:hAnsi="Times New Roman"/>
        </w:rPr>
        <w:t>n ultimii ani, dezvoltarea rapid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 xml:space="preserve"> a tehnologiei informa</w:t>
      </w:r>
      <w:r w:rsidR="007C11FA">
        <w:rPr>
          <w:rFonts w:ascii="Times New Roman" w:hAnsi="Times New Roman"/>
        </w:rPr>
        <w:t>ț</w:t>
      </w:r>
      <w:r w:rsidRPr="00687506">
        <w:rPr>
          <w:rFonts w:ascii="Times New Roman" w:hAnsi="Times New Roman"/>
        </w:rPr>
        <w:t xml:space="preserve">iei </w:t>
      </w:r>
      <w:r w:rsidR="007C11FA">
        <w:rPr>
          <w:rFonts w:ascii="Times New Roman" w:hAnsi="Times New Roman"/>
        </w:rPr>
        <w:t>ș</w:t>
      </w:r>
      <w:r w:rsidRPr="00687506">
        <w:rPr>
          <w:rFonts w:ascii="Times New Roman" w:hAnsi="Times New Roman"/>
        </w:rPr>
        <w:t>i transformarea digital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 xml:space="preserve"> a proceselor economice au schimbat profund modul </w:t>
      </w:r>
      <w:r w:rsidR="007C11FA">
        <w:rPr>
          <w:rFonts w:ascii="Times New Roman" w:hAnsi="Times New Roman"/>
        </w:rPr>
        <w:t>î</w:t>
      </w:r>
      <w:r w:rsidRPr="00687506">
        <w:rPr>
          <w:rFonts w:ascii="Times New Roman" w:hAnsi="Times New Roman"/>
        </w:rPr>
        <w:t>n care func</w:t>
      </w:r>
      <w:r w:rsidR="007C11FA">
        <w:rPr>
          <w:rFonts w:ascii="Times New Roman" w:hAnsi="Times New Roman"/>
        </w:rPr>
        <w:t>ț</w:t>
      </w:r>
      <w:r w:rsidRPr="00687506">
        <w:rPr>
          <w:rFonts w:ascii="Times New Roman" w:hAnsi="Times New Roman"/>
        </w:rPr>
        <w:t>ioneaz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 xml:space="preserve"> organiza</w:t>
      </w:r>
      <w:r w:rsidR="007C11FA">
        <w:rPr>
          <w:rFonts w:ascii="Times New Roman" w:hAnsi="Times New Roman"/>
        </w:rPr>
        <w:t>ț</w:t>
      </w:r>
      <w:r w:rsidRPr="00687506">
        <w:rPr>
          <w:rFonts w:ascii="Times New Roman" w:hAnsi="Times New Roman"/>
        </w:rPr>
        <w:t xml:space="preserve">iile </w:t>
      </w:r>
      <w:r w:rsidR="007C11FA">
        <w:rPr>
          <w:rFonts w:ascii="Times New Roman" w:hAnsi="Times New Roman"/>
        </w:rPr>
        <w:t>ș</w:t>
      </w:r>
      <w:r w:rsidRPr="00687506">
        <w:rPr>
          <w:rFonts w:ascii="Times New Roman" w:hAnsi="Times New Roman"/>
        </w:rPr>
        <w:t>i economiile na</w:t>
      </w:r>
      <w:r w:rsidR="007C11FA">
        <w:rPr>
          <w:rFonts w:ascii="Times New Roman" w:hAnsi="Times New Roman"/>
        </w:rPr>
        <w:t>ț</w:t>
      </w:r>
      <w:r w:rsidRPr="00687506">
        <w:rPr>
          <w:rFonts w:ascii="Times New Roman" w:hAnsi="Times New Roman"/>
        </w:rPr>
        <w:t>ionale. Odat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 xml:space="preserve"> cu aceste schimb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>ri, atacurile cibernetice au devenit o amenin</w:t>
      </w:r>
      <w:r w:rsidR="007C11FA">
        <w:rPr>
          <w:rFonts w:ascii="Times New Roman" w:hAnsi="Times New Roman"/>
        </w:rPr>
        <w:t>ț</w:t>
      </w:r>
      <w:r w:rsidRPr="00687506">
        <w:rPr>
          <w:rFonts w:ascii="Times New Roman" w:hAnsi="Times New Roman"/>
        </w:rPr>
        <w:t>are tot mai serioas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 xml:space="preserve">, iar studiile pe care le-am analizat </w:t>
      </w:r>
      <w:r w:rsidR="007C11FA">
        <w:rPr>
          <w:rFonts w:ascii="Times New Roman" w:hAnsi="Times New Roman"/>
        </w:rPr>
        <w:t>î</w:t>
      </w:r>
      <w:r w:rsidRPr="00687506">
        <w:rPr>
          <w:rFonts w:ascii="Times New Roman" w:hAnsi="Times New Roman"/>
        </w:rPr>
        <w:t>n lucrarea mea arat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 xml:space="preserve"> clar c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 xml:space="preserve"> aceste atacuri au efecte economice profunde.</w:t>
      </w:r>
    </w:p>
    <w:p w14:paraId="4A97F514" w14:textId="25C6EB36" w:rsidR="00BD6BDA" w:rsidRDefault="00BD6BDA" w:rsidP="00163268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prezent</w:t>
      </w:r>
      <w:r w:rsidRPr="00687506">
        <w:rPr>
          <w:rFonts w:ascii="Times New Roman" w:hAnsi="Times New Roman"/>
        </w:rPr>
        <w:t xml:space="preserve"> atacurile cibernetice nu mai sunt doar ni</w:t>
      </w:r>
      <w:r w:rsidR="007C11FA">
        <w:rPr>
          <w:rFonts w:ascii="Times New Roman" w:hAnsi="Times New Roman"/>
        </w:rPr>
        <w:t>ș</w:t>
      </w:r>
      <w:r w:rsidRPr="00687506">
        <w:rPr>
          <w:rFonts w:ascii="Times New Roman" w:hAnsi="Times New Roman"/>
        </w:rPr>
        <w:t>te simple probleme tehnice, ci au devenit evenimente importante care afecteaz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 xml:space="preserve"> negativ stabilitatea, financiar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 xml:space="preserve">, competivitatea </w:t>
      </w:r>
      <w:r w:rsidR="007C11FA">
        <w:rPr>
          <w:rFonts w:ascii="Times New Roman" w:hAnsi="Times New Roman"/>
        </w:rPr>
        <w:t>ș</w:t>
      </w:r>
      <w:r w:rsidRPr="00687506">
        <w:rPr>
          <w:rFonts w:ascii="Times New Roman" w:hAnsi="Times New Roman"/>
        </w:rPr>
        <w:t xml:space="preserve">i </w:t>
      </w:r>
      <w:r w:rsidR="007C11FA">
        <w:rPr>
          <w:rFonts w:ascii="Times New Roman" w:hAnsi="Times New Roman"/>
        </w:rPr>
        <w:t>î</w:t>
      </w:r>
      <w:r w:rsidRPr="00687506">
        <w:rPr>
          <w:rFonts w:ascii="Times New Roman" w:hAnsi="Times New Roman"/>
        </w:rPr>
        <w:t xml:space="preserve">ncrederea </w:t>
      </w:r>
      <w:r w:rsidR="007C11FA">
        <w:rPr>
          <w:rFonts w:ascii="Times New Roman" w:hAnsi="Times New Roman"/>
        </w:rPr>
        <w:t>î</w:t>
      </w:r>
      <w:r w:rsidRPr="00687506">
        <w:rPr>
          <w:rFonts w:ascii="Times New Roman" w:hAnsi="Times New Roman"/>
        </w:rPr>
        <w:t>n mediul digital.</w:t>
      </w:r>
    </w:p>
    <w:p w14:paraId="5674CDFC" w14:textId="611AC5CB" w:rsidR="00BD6BDA" w:rsidRDefault="00BD6BDA" w:rsidP="00163268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6847AB">
        <w:rPr>
          <w:rFonts w:ascii="Times New Roman" w:hAnsi="Times New Roman"/>
        </w:rPr>
        <w:t>Primele analize importante din aceast</w:t>
      </w:r>
      <w:r w:rsidR="007C11FA">
        <w:rPr>
          <w:rFonts w:ascii="Times New Roman" w:hAnsi="Times New Roman"/>
        </w:rPr>
        <w:t>ă</w:t>
      </w:r>
      <w:r w:rsidRPr="006847AB">
        <w:rPr>
          <w:rFonts w:ascii="Times New Roman" w:hAnsi="Times New Roman"/>
        </w:rPr>
        <w:t xml:space="preserve"> perioad</w:t>
      </w:r>
      <w:r w:rsidR="007C11FA">
        <w:rPr>
          <w:rFonts w:ascii="Times New Roman" w:hAnsi="Times New Roman"/>
        </w:rPr>
        <w:t>ă</w:t>
      </w:r>
      <w:r w:rsidRPr="006847AB">
        <w:rPr>
          <w:rFonts w:ascii="Times New Roman" w:hAnsi="Times New Roman"/>
        </w:rPr>
        <w:t xml:space="preserve"> apar </w:t>
      </w:r>
      <w:r w:rsidR="007C11FA">
        <w:rPr>
          <w:rFonts w:ascii="Times New Roman" w:hAnsi="Times New Roman"/>
        </w:rPr>
        <w:t>î</w:t>
      </w:r>
      <w:r w:rsidRPr="006847AB">
        <w:rPr>
          <w:rFonts w:ascii="Times New Roman" w:hAnsi="Times New Roman"/>
        </w:rPr>
        <w:t xml:space="preserve">n contextul pandemiei COVID-19. </w:t>
      </w:r>
      <w:r w:rsidRPr="00380D6E">
        <w:rPr>
          <w:rFonts w:ascii="Times New Roman" w:hAnsi="Times New Roman"/>
        </w:rPr>
        <w:t>Agen</w:t>
      </w:r>
      <w:r w:rsidR="007C11FA">
        <w:rPr>
          <w:rFonts w:ascii="Times New Roman" w:hAnsi="Times New Roman"/>
        </w:rPr>
        <w:t>ț</w:t>
      </w:r>
      <w:r w:rsidRPr="00380D6E">
        <w:rPr>
          <w:rFonts w:ascii="Times New Roman" w:hAnsi="Times New Roman"/>
        </w:rPr>
        <w:t>ia Uniunii Europene pentru Securitatea Re</w:t>
      </w:r>
      <w:r w:rsidR="007C11FA">
        <w:rPr>
          <w:rFonts w:ascii="Times New Roman" w:hAnsi="Times New Roman"/>
        </w:rPr>
        <w:t>ț</w:t>
      </w:r>
      <w:r w:rsidRPr="00380D6E">
        <w:rPr>
          <w:rFonts w:ascii="Times New Roman" w:hAnsi="Times New Roman"/>
        </w:rPr>
        <w:t xml:space="preserve">elelor </w:t>
      </w:r>
      <w:r w:rsidR="007C11FA">
        <w:rPr>
          <w:rFonts w:ascii="Times New Roman" w:hAnsi="Times New Roman"/>
        </w:rPr>
        <w:t>ș</w:t>
      </w:r>
      <w:r w:rsidRPr="00380D6E">
        <w:rPr>
          <w:rFonts w:ascii="Times New Roman" w:hAnsi="Times New Roman"/>
        </w:rPr>
        <w:t>i a Informa</w:t>
      </w:r>
      <w:r w:rsidR="007C11FA">
        <w:rPr>
          <w:rFonts w:ascii="Times New Roman" w:hAnsi="Times New Roman"/>
        </w:rPr>
        <w:t>ț</w:t>
      </w:r>
      <w:r w:rsidRPr="00380D6E">
        <w:rPr>
          <w:rFonts w:ascii="Times New Roman" w:hAnsi="Times New Roman"/>
        </w:rPr>
        <w:t xml:space="preserve">iilor </w:t>
      </w:r>
      <w:r w:rsidRPr="006847AB">
        <w:rPr>
          <w:rFonts w:ascii="Times New Roman" w:hAnsi="Times New Roman"/>
        </w:rPr>
        <w:t>(2020) arat</w:t>
      </w:r>
      <w:r w:rsidR="007C11FA">
        <w:rPr>
          <w:rFonts w:ascii="Times New Roman" w:hAnsi="Times New Roman"/>
        </w:rPr>
        <w:t>ă</w:t>
      </w:r>
      <w:r w:rsidRPr="006847AB">
        <w:rPr>
          <w:rFonts w:ascii="Times New Roman" w:hAnsi="Times New Roman"/>
        </w:rPr>
        <w:t xml:space="preserve"> c</w:t>
      </w:r>
      <w:r w:rsidR="007C11FA">
        <w:rPr>
          <w:rFonts w:ascii="Times New Roman" w:hAnsi="Times New Roman"/>
        </w:rPr>
        <w:t>ă</w:t>
      </w:r>
      <w:r w:rsidRPr="006847AB">
        <w:rPr>
          <w:rFonts w:ascii="Times New Roman" w:hAnsi="Times New Roman"/>
        </w:rPr>
        <w:t xml:space="preserve"> mutarea rapid</w:t>
      </w:r>
      <w:r w:rsidR="007C11FA">
        <w:rPr>
          <w:rFonts w:ascii="Times New Roman" w:hAnsi="Times New Roman"/>
        </w:rPr>
        <w:t>ă</w:t>
      </w:r>
      <w:r w:rsidRPr="006847AB">
        <w:rPr>
          <w:rFonts w:ascii="Times New Roman" w:hAnsi="Times New Roman"/>
        </w:rPr>
        <w:t xml:space="preserve"> a activit</w:t>
      </w:r>
      <w:r w:rsidR="007C11FA">
        <w:rPr>
          <w:rFonts w:ascii="Times New Roman" w:hAnsi="Times New Roman"/>
        </w:rPr>
        <w:t>ăț</w:t>
      </w:r>
      <w:r w:rsidRPr="006847AB">
        <w:rPr>
          <w:rFonts w:ascii="Times New Roman" w:hAnsi="Times New Roman"/>
        </w:rPr>
        <w:t xml:space="preserve">ilor economice </w:t>
      </w:r>
      <w:r w:rsidR="007C11FA">
        <w:rPr>
          <w:rFonts w:ascii="Times New Roman" w:hAnsi="Times New Roman"/>
        </w:rPr>
        <w:t>î</w:t>
      </w:r>
      <w:r w:rsidRPr="006847AB">
        <w:rPr>
          <w:rFonts w:ascii="Times New Roman" w:hAnsi="Times New Roman"/>
        </w:rPr>
        <w:t>n mediul online a dus la o cre</w:t>
      </w:r>
      <w:r w:rsidR="007C11FA">
        <w:rPr>
          <w:rFonts w:ascii="Times New Roman" w:hAnsi="Times New Roman"/>
        </w:rPr>
        <w:t>ș</w:t>
      </w:r>
      <w:r w:rsidRPr="006847AB">
        <w:rPr>
          <w:rFonts w:ascii="Times New Roman" w:hAnsi="Times New Roman"/>
        </w:rPr>
        <w:t>tere semnificativ</w:t>
      </w:r>
      <w:r w:rsidR="007C11FA">
        <w:rPr>
          <w:rFonts w:ascii="Times New Roman" w:hAnsi="Times New Roman"/>
        </w:rPr>
        <w:t>ă</w:t>
      </w:r>
      <w:r w:rsidRPr="006847AB">
        <w:rPr>
          <w:rFonts w:ascii="Times New Roman" w:hAnsi="Times New Roman"/>
        </w:rPr>
        <w:t xml:space="preserve"> a vulnerabilit</w:t>
      </w:r>
      <w:r w:rsidR="007C11FA">
        <w:rPr>
          <w:rFonts w:ascii="Times New Roman" w:hAnsi="Times New Roman"/>
        </w:rPr>
        <w:t>ăț</w:t>
      </w:r>
      <w:r w:rsidRPr="006847AB">
        <w:rPr>
          <w:rFonts w:ascii="Times New Roman" w:hAnsi="Times New Roman"/>
        </w:rPr>
        <w:t>ilor cibernetice. Aceast</w:t>
      </w:r>
      <w:r w:rsidR="007C11FA">
        <w:rPr>
          <w:rFonts w:ascii="Times New Roman" w:hAnsi="Times New Roman"/>
        </w:rPr>
        <w:t>ă</w:t>
      </w:r>
      <w:r w:rsidRPr="006847AB">
        <w:rPr>
          <w:rFonts w:ascii="Times New Roman" w:hAnsi="Times New Roman"/>
        </w:rPr>
        <w:t xml:space="preserve"> observa</w:t>
      </w:r>
      <w:r w:rsidR="007C11FA">
        <w:rPr>
          <w:rFonts w:ascii="Times New Roman" w:hAnsi="Times New Roman"/>
        </w:rPr>
        <w:t>ț</w:t>
      </w:r>
      <w:r w:rsidRPr="006847AB">
        <w:rPr>
          <w:rFonts w:ascii="Times New Roman" w:hAnsi="Times New Roman"/>
        </w:rPr>
        <w:t>ie este sus</w:t>
      </w:r>
      <w:r w:rsidR="007C11FA">
        <w:rPr>
          <w:rFonts w:ascii="Times New Roman" w:hAnsi="Times New Roman"/>
        </w:rPr>
        <w:t>ț</w:t>
      </w:r>
      <w:r w:rsidRPr="006847AB">
        <w:rPr>
          <w:rFonts w:ascii="Times New Roman" w:hAnsi="Times New Roman"/>
        </w:rPr>
        <w:t>inut</w:t>
      </w:r>
      <w:r w:rsidR="007C11FA">
        <w:rPr>
          <w:rFonts w:ascii="Times New Roman" w:hAnsi="Times New Roman"/>
        </w:rPr>
        <w:t>ă</w:t>
      </w:r>
      <w:r w:rsidRPr="006847AB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 w:rsidRPr="006847AB">
        <w:rPr>
          <w:rFonts w:ascii="Times New Roman" w:hAnsi="Times New Roman"/>
        </w:rPr>
        <w:t xml:space="preserve">i de </w:t>
      </w:r>
      <w:r w:rsidRPr="00380D6E">
        <w:rPr>
          <w:rFonts w:ascii="Times New Roman" w:hAnsi="Times New Roman"/>
        </w:rPr>
        <w:t>Organiza</w:t>
      </w:r>
      <w:r w:rsidR="007C11FA">
        <w:rPr>
          <w:rFonts w:ascii="Times New Roman" w:hAnsi="Times New Roman"/>
        </w:rPr>
        <w:t>ț</w:t>
      </w:r>
      <w:r w:rsidRPr="00380D6E">
        <w:rPr>
          <w:rFonts w:ascii="Times New Roman" w:hAnsi="Times New Roman"/>
        </w:rPr>
        <w:t xml:space="preserve">ia pentru Cooperare </w:t>
      </w:r>
      <w:r w:rsidR="007C11FA">
        <w:rPr>
          <w:rFonts w:ascii="Times New Roman" w:hAnsi="Times New Roman"/>
        </w:rPr>
        <w:t>ș</w:t>
      </w:r>
      <w:r w:rsidRPr="00380D6E">
        <w:rPr>
          <w:rFonts w:ascii="Times New Roman" w:hAnsi="Times New Roman"/>
        </w:rPr>
        <w:t xml:space="preserve">i Dezvoltare </w:t>
      </w:r>
      <w:r w:rsidR="007771FF">
        <w:rPr>
          <w:rFonts w:ascii="Times New Roman" w:hAnsi="Times New Roman"/>
        </w:rPr>
        <w:t xml:space="preserve">Economică </w:t>
      </w:r>
      <w:r w:rsidRPr="006847AB">
        <w:rPr>
          <w:rFonts w:ascii="Times New Roman" w:hAnsi="Times New Roman"/>
        </w:rPr>
        <w:t>(2020), care men</w:t>
      </w:r>
      <w:r w:rsidR="007771FF">
        <w:rPr>
          <w:rFonts w:ascii="Times New Roman" w:hAnsi="Times New Roman"/>
        </w:rPr>
        <w:t>ț</w:t>
      </w:r>
      <w:r w:rsidRPr="006847AB">
        <w:rPr>
          <w:rFonts w:ascii="Times New Roman" w:hAnsi="Times New Roman"/>
        </w:rPr>
        <w:t>ioneaz</w:t>
      </w:r>
      <w:r w:rsidR="007C11FA">
        <w:rPr>
          <w:rFonts w:ascii="Times New Roman" w:hAnsi="Times New Roman"/>
        </w:rPr>
        <w:t>ă</w:t>
      </w:r>
      <w:r w:rsidRPr="006847AB">
        <w:rPr>
          <w:rFonts w:ascii="Times New Roman" w:hAnsi="Times New Roman"/>
        </w:rPr>
        <w:t xml:space="preserve"> c</w:t>
      </w:r>
      <w:r w:rsidR="007771FF">
        <w:rPr>
          <w:rFonts w:ascii="Times New Roman" w:hAnsi="Times New Roman"/>
        </w:rPr>
        <w:t>ă</w:t>
      </w:r>
      <w:r w:rsidRPr="006847AB">
        <w:rPr>
          <w:rFonts w:ascii="Times New Roman" w:hAnsi="Times New Roman"/>
        </w:rPr>
        <w:t xml:space="preserve"> digitalizarea accelerat</w:t>
      </w:r>
      <w:r w:rsidR="007771FF">
        <w:rPr>
          <w:rFonts w:ascii="Times New Roman" w:hAnsi="Times New Roman"/>
        </w:rPr>
        <w:t>ă</w:t>
      </w:r>
      <w:r w:rsidRPr="006847AB">
        <w:rPr>
          <w:rFonts w:ascii="Times New Roman" w:hAnsi="Times New Roman"/>
        </w:rPr>
        <w:t xml:space="preserve"> a generat riscuri suplimentare</w:t>
      </w:r>
      <w:r w:rsidRPr="00687506">
        <w:rPr>
          <w:rFonts w:ascii="Times New Roman" w:hAnsi="Times New Roman"/>
        </w:rPr>
        <w:t xml:space="preserve"> pentru companii, </w:t>
      </w:r>
      <w:r w:rsidR="007771FF">
        <w:rPr>
          <w:rFonts w:ascii="Times New Roman" w:hAnsi="Times New Roman"/>
        </w:rPr>
        <w:t>î</w:t>
      </w:r>
      <w:r w:rsidRPr="00687506">
        <w:rPr>
          <w:rFonts w:ascii="Times New Roman" w:hAnsi="Times New Roman"/>
        </w:rPr>
        <w:t>n special pentru cele care nu aveau implementate strategii solide de securitate cibernetic</w:t>
      </w:r>
      <w:r w:rsidR="007771FF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 xml:space="preserve">.  </w:t>
      </w:r>
      <w:r w:rsidRPr="007D6132">
        <w:rPr>
          <w:rFonts w:ascii="Times New Roman" w:hAnsi="Times New Roman"/>
        </w:rPr>
        <w:t>Infractorii cibernetici mizeaz</w:t>
      </w:r>
      <w:r w:rsidR="007771FF">
        <w:rPr>
          <w:rFonts w:ascii="Times New Roman" w:hAnsi="Times New Roman"/>
        </w:rPr>
        <w:t>ă</w:t>
      </w:r>
      <w:r w:rsidRPr="007D6132">
        <w:rPr>
          <w:rFonts w:ascii="Times New Roman" w:hAnsi="Times New Roman"/>
        </w:rPr>
        <w:t xml:space="preserve"> pe faptul c</w:t>
      </w:r>
      <w:r w:rsidR="007C11FA">
        <w:rPr>
          <w:rFonts w:ascii="Times New Roman" w:hAnsi="Times New Roman"/>
        </w:rPr>
        <w:t>ă</w:t>
      </w:r>
      <w:r w:rsidRPr="007D6132">
        <w:rPr>
          <w:rFonts w:ascii="Times New Roman" w:hAnsi="Times New Roman"/>
        </w:rPr>
        <w:t xml:space="preserve"> persoanele </w:t>
      </w:r>
      <w:r w:rsidR="007C11FA">
        <w:rPr>
          <w:rFonts w:ascii="Times New Roman" w:hAnsi="Times New Roman"/>
        </w:rPr>
        <w:t>ș</w:t>
      </w:r>
      <w:r w:rsidRPr="007D6132">
        <w:rPr>
          <w:rFonts w:ascii="Times New Roman" w:hAnsi="Times New Roman"/>
        </w:rPr>
        <w:t>i organiza</w:t>
      </w:r>
      <w:r w:rsidR="007C11FA">
        <w:rPr>
          <w:rFonts w:ascii="Times New Roman" w:hAnsi="Times New Roman"/>
        </w:rPr>
        <w:t>ț</w:t>
      </w:r>
      <w:r w:rsidRPr="007D6132">
        <w:rPr>
          <w:rFonts w:ascii="Times New Roman" w:hAnsi="Times New Roman"/>
        </w:rPr>
        <w:t>iile vor c</w:t>
      </w:r>
      <w:r w:rsidR="007C11FA">
        <w:rPr>
          <w:rFonts w:ascii="Times New Roman" w:hAnsi="Times New Roman"/>
        </w:rPr>
        <w:t>ă</w:t>
      </w:r>
      <w:r w:rsidRPr="007D6132">
        <w:rPr>
          <w:rFonts w:ascii="Times New Roman" w:hAnsi="Times New Roman"/>
        </w:rPr>
        <w:t>dea mai u</w:t>
      </w:r>
      <w:r w:rsidR="007C11FA">
        <w:rPr>
          <w:rFonts w:ascii="Times New Roman" w:hAnsi="Times New Roman"/>
        </w:rPr>
        <w:t>ș</w:t>
      </w:r>
      <w:r w:rsidRPr="007D6132">
        <w:rPr>
          <w:rFonts w:ascii="Times New Roman" w:hAnsi="Times New Roman"/>
        </w:rPr>
        <w:t xml:space="preserve">or </w:t>
      </w:r>
      <w:r w:rsidR="007C11FA">
        <w:rPr>
          <w:rFonts w:ascii="Times New Roman" w:hAnsi="Times New Roman"/>
        </w:rPr>
        <w:t>î</w:t>
      </w:r>
      <w:r w:rsidRPr="007D6132">
        <w:rPr>
          <w:rFonts w:ascii="Times New Roman" w:hAnsi="Times New Roman"/>
        </w:rPr>
        <w:t>n capcana fraudelor sau vor pl</w:t>
      </w:r>
      <w:r w:rsidR="007C11FA">
        <w:rPr>
          <w:rFonts w:ascii="Times New Roman" w:hAnsi="Times New Roman"/>
        </w:rPr>
        <w:t>ă</w:t>
      </w:r>
      <w:r w:rsidRPr="007D6132">
        <w:rPr>
          <w:rFonts w:ascii="Times New Roman" w:hAnsi="Times New Roman"/>
        </w:rPr>
        <w:t>ti r</w:t>
      </w:r>
      <w:r w:rsidR="007C11FA">
        <w:rPr>
          <w:rFonts w:ascii="Times New Roman" w:hAnsi="Times New Roman"/>
        </w:rPr>
        <w:t>ă</w:t>
      </w:r>
      <w:r w:rsidRPr="007D6132">
        <w:rPr>
          <w:rFonts w:ascii="Times New Roman" w:hAnsi="Times New Roman"/>
        </w:rPr>
        <w:t>scump</w:t>
      </w:r>
      <w:r w:rsidR="007C11FA">
        <w:rPr>
          <w:rFonts w:ascii="Times New Roman" w:hAnsi="Times New Roman"/>
        </w:rPr>
        <w:t>ă</w:t>
      </w:r>
      <w:r w:rsidRPr="007D6132">
        <w:rPr>
          <w:rFonts w:ascii="Times New Roman" w:hAnsi="Times New Roman"/>
        </w:rPr>
        <w:t>r</w:t>
      </w:r>
      <w:r w:rsidR="007C11FA">
        <w:rPr>
          <w:rFonts w:ascii="Times New Roman" w:hAnsi="Times New Roman"/>
        </w:rPr>
        <w:t>ă</w:t>
      </w:r>
      <w:r w:rsidRPr="007D6132">
        <w:rPr>
          <w:rFonts w:ascii="Times New Roman" w:hAnsi="Times New Roman"/>
        </w:rPr>
        <w:t xml:space="preserve">ri </w:t>
      </w:r>
      <w:r w:rsidR="007C11FA">
        <w:rPr>
          <w:rFonts w:ascii="Times New Roman" w:hAnsi="Times New Roman"/>
        </w:rPr>
        <w:t>î</w:t>
      </w:r>
      <w:r w:rsidRPr="007D6132">
        <w:rPr>
          <w:rFonts w:ascii="Times New Roman" w:hAnsi="Times New Roman"/>
        </w:rPr>
        <w:t xml:space="preserve">n perioade de stres </w:t>
      </w:r>
      <w:r w:rsidR="007C11FA">
        <w:rPr>
          <w:rFonts w:ascii="Times New Roman" w:hAnsi="Times New Roman"/>
        </w:rPr>
        <w:t>ș</w:t>
      </w:r>
      <w:r w:rsidRPr="007D6132">
        <w:rPr>
          <w:rFonts w:ascii="Times New Roman" w:hAnsi="Times New Roman"/>
        </w:rPr>
        <w:t>i criz</w:t>
      </w:r>
      <w:r w:rsidR="007C11FA">
        <w:rPr>
          <w:rFonts w:ascii="Times New Roman" w:hAnsi="Times New Roman"/>
        </w:rPr>
        <w:t>ă</w:t>
      </w:r>
      <w:r w:rsidRPr="007D6132">
        <w:rPr>
          <w:rFonts w:ascii="Times New Roman" w:hAnsi="Times New Roman"/>
        </w:rPr>
        <w:t>, mai ales cei care nu au de</w:t>
      </w:r>
      <w:r w:rsidR="007C11FA">
        <w:rPr>
          <w:rFonts w:ascii="Times New Roman" w:hAnsi="Times New Roman"/>
        </w:rPr>
        <w:t>ț</w:t>
      </w:r>
      <w:r w:rsidRPr="007D6132">
        <w:rPr>
          <w:rFonts w:ascii="Times New Roman" w:hAnsi="Times New Roman"/>
        </w:rPr>
        <w:t>in cuno</w:t>
      </w:r>
      <w:r w:rsidR="007C11FA">
        <w:rPr>
          <w:rFonts w:ascii="Times New Roman" w:hAnsi="Times New Roman"/>
        </w:rPr>
        <w:t>ș</w:t>
      </w:r>
      <w:r w:rsidRPr="007D6132">
        <w:rPr>
          <w:rFonts w:ascii="Times New Roman" w:hAnsi="Times New Roman"/>
        </w:rPr>
        <w:t>tin</w:t>
      </w:r>
      <w:r w:rsidR="007C11FA">
        <w:rPr>
          <w:rFonts w:ascii="Times New Roman" w:hAnsi="Times New Roman"/>
        </w:rPr>
        <w:t>ț</w:t>
      </w:r>
      <w:r w:rsidRPr="007D6132">
        <w:rPr>
          <w:rFonts w:ascii="Times New Roman" w:hAnsi="Times New Roman"/>
        </w:rPr>
        <w:t>e despre securitatea digital</w:t>
      </w:r>
      <w:r w:rsidR="007C11FA">
        <w:rPr>
          <w:rFonts w:ascii="Times New Roman" w:hAnsi="Times New Roman"/>
        </w:rPr>
        <w:t>ă</w:t>
      </w:r>
      <w:r w:rsidRPr="007D6132">
        <w:rPr>
          <w:rFonts w:ascii="Times New Roman" w:hAnsi="Times New Roman"/>
        </w:rPr>
        <w:t xml:space="preserve"> sau se confrunt</w:t>
      </w:r>
      <w:r w:rsidR="007C11FA">
        <w:rPr>
          <w:rFonts w:ascii="Times New Roman" w:hAnsi="Times New Roman"/>
        </w:rPr>
        <w:t>ă</w:t>
      </w:r>
      <w:r w:rsidRPr="007D6132">
        <w:rPr>
          <w:rFonts w:ascii="Times New Roman" w:hAnsi="Times New Roman"/>
        </w:rPr>
        <w:t xml:space="preserve"> cu probleme organiza</w:t>
      </w:r>
      <w:r w:rsidR="007C11FA">
        <w:rPr>
          <w:rFonts w:ascii="Times New Roman" w:hAnsi="Times New Roman"/>
        </w:rPr>
        <w:t>ț</w:t>
      </w:r>
      <w:r w:rsidRPr="007D6132">
        <w:rPr>
          <w:rFonts w:ascii="Times New Roman" w:hAnsi="Times New Roman"/>
        </w:rPr>
        <w:t xml:space="preserve">ionale. </w:t>
      </w:r>
      <w:r w:rsidRPr="00687506">
        <w:rPr>
          <w:rFonts w:ascii="Times New Roman" w:hAnsi="Times New Roman"/>
        </w:rPr>
        <w:t xml:space="preserve"> Astfel, </w:t>
      </w:r>
      <w:r w:rsidR="007771FF">
        <w:rPr>
          <w:rFonts w:ascii="Times New Roman" w:hAnsi="Times New Roman"/>
        </w:rPr>
        <w:t>se</w:t>
      </w:r>
      <w:r w:rsidRPr="00687506">
        <w:rPr>
          <w:rFonts w:ascii="Times New Roman" w:hAnsi="Times New Roman"/>
        </w:rPr>
        <w:t xml:space="preserve"> eviden</w:t>
      </w:r>
      <w:r w:rsidR="007C11FA">
        <w:rPr>
          <w:rFonts w:ascii="Times New Roman" w:hAnsi="Times New Roman"/>
        </w:rPr>
        <w:t>ț</w:t>
      </w:r>
      <w:r w:rsidRPr="00687506">
        <w:rPr>
          <w:rFonts w:ascii="Times New Roman" w:hAnsi="Times New Roman"/>
        </w:rPr>
        <w:t>iaz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 xml:space="preserve"> o leg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>tur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 xml:space="preserve"> clar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Pr="00687506">
        <w:rPr>
          <w:rFonts w:ascii="Times New Roman" w:hAnsi="Times New Roman"/>
        </w:rPr>
        <w:t xml:space="preserve">ntre digitalizare </w:t>
      </w:r>
      <w:r w:rsidR="007C11FA">
        <w:rPr>
          <w:rFonts w:ascii="Times New Roman" w:hAnsi="Times New Roman"/>
        </w:rPr>
        <w:t>ș</w:t>
      </w:r>
      <w:r w:rsidRPr="00687506">
        <w:rPr>
          <w:rFonts w:ascii="Times New Roman" w:hAnsi="Times New Roman"/>
        </w:rPr>
        <w:t>i expunerea la atacuri cibernetice.</w:t>
      </w:r>
    </w:p>
    <w:p w14:paraId="4A891950" w14:textId="68C5F284" w:rsidR="00BD6BDA" w:rsidRDefault="00BD6BDA" w:rsidP="00163268">
      <w:pPr>
        <w:jc w:val="both"/>
        <w:rPr>
          <w:rFonts w:ascii="Times New Roman" w:hAnsi="Times New Roman"/>
          <w:lang w:val="it-IT"/>
        </w:rPr>
      </w:pPr>
      <w:r>
        <w:rPr>
          <w:rFonts w:ascii="Times New Roman" w:hAnsi="Times New Roman"/>
        </w:rPr>
        <w:t xml:space="preserve">  </w:t>
      </w:r>
      <w:r w:rsidR="007C11FA">
        <w:rPr>
          <w:rFonts w:ascii="Times New Roman" w:hAnsi="Times New Roman"/>
        </w:rPr>
        <w:t>Î</w:t>
      </w:r>
      <w:r w:rsidRPr="00687506">
        <w:rPr>
          <w:rFonts w:ascii="Times New Roman" w:hAnsi="Times New Roman"/>
        </w:rPr>
        <w:t>n acela</w:t>
      </w:r>
      <w:r w:rsidR="007C11FA">
        <w:rPr>
          <w:rFonts w:ascii="Times New Roman" w:hAnsi="Times New Roman"/>
        </w:rPr>
        <w:t>ș</w:t>
      </w:r>
      <w:r w:rsidRPr="00687506">
        <w:rPr>
          <w:rFonts w:ascii="Times New Roman" w:hAnsi="Times New Roman"/>
        </w:rPr>
        <w:t xml:space="preserve">i mod, Anderson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. a.</w:t>
      </w:r>
      <w:r w:rsidRPr="00687506">
        <w:rPr>
          <w:rFonts w:ascii="Times New Roman" w:hAnsi="Times New Roman"/>
        </w:rPr>
        <w:t xml:space="preserve"> (2020) analizeaz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 xml:space="preserve"> costurile economice ale criminalit</w:t>
      </w:r>
      <w:r w:rsidR="007C11FA">
        <w:rPr>
          <w:rFonts w:ascii="Times New Roman" w:hAnsi="Times New Roman"/>
        </w:rPr>
        <w:t>ăț</w:t>
      </w:r>
      <w:r w:rsidRPr="00687506">
        <w:rPr>
          <w:rFonts w:ascii="Times New Roman" w:hAnsi="Times New Roman"/>
        </w:rPr>
        <w:t xml:space="preserve">ii cibernetice </w:t>
      </w:r>
      <w:r w:rsidR="007C11FA">
        <w:rPr>
          <w:rFonts w:ascii="Times New Roman" w:hAnsi="Times New Roman"/>
        </w:rPr>
        <w:t>ș</w:t>
      </w:r>
      <w:r w:rsidRPr="00687506">
        <w:rPr>
          <w:rFonts w:ascii="Times New Roman" w:hAnsi="Times New Roman"/>
        </w:rPr>
        <w:t>i sus</w:t>
      </w:r>
      <w:r w:rsidR="007C11FA">
        <w:rPr>
          <w:rFonts w:ascii="Times New Roman" w:hAnsi="Times New Roman"/>
        </w:rPr>
        <w:t>ț</w:t>
      </w:r>
      <w:r w:rsidRPr="00687506">
        <w:rPr>
          <w:rFonts w:ascii="Times New Roman" w:hAnsi="Times New Roman"/>
        </w:rPr>
        <w:t>in c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 xml:space="preserve"> pierderile financiare sunt subestimate de cele mai multe ori. A</w:t>
      </w:r>
      <w:r>
        <w:rPr>
          <w:rFonts w:ascii="Times New Roman" w:hAnsi="Times New Roman"/>
        </w:rPr>
        <w:t xml:space="preserve">nderson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.a. (2020)</w:t>
      </w:r>
      <w:r w:rsidRPr="00687506">
        <w:rPr>
          <w:rFonts w:ascii="Times New Roman" w:hAnsi="Times New Roman"/>
        </w:rPr>
        <w:t xml:space="preserve"> explic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 xml:space="preserve"> faptul c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>, pe l</w:t>
      </w:r>
      <w:r w:rsidR="007C11FA">
        <w:rPr>
          <w:rFonts w:ascii="Times New Roman" w:hAnsi="Times New Roman"/>
        </w:rPr>
        <w:t>â</w:t>
      </w:r>
      <w:r w:rsidRPr="00687506">
        <w:rPr>
          <w:rFonts w:ascii="Times New Roman" w:hAnsi="Times New Roman"/>
        </w:rPr>
        <w:t>ng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 xml:space="preserve"> costurile directe, cum ar fi repararea sistemelor informatice sau </w:t>
      </w:r>
      <w:r w:rsidRPr="00687506">
        <w:rPr>
          <w:rFonts w:ascii="Times New Roman" w:hAnsi="Times New Roman"/>
        </w:rPr>
        <w:lastRenderedPageBreak/>
        <w:t>pierderea datelor, exist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 w:rsidRPr="00687506">
        <w:rPr>
          <w:rFonts w:ascii="Times New Roman" w:hAnsi="Times New Roman"/>
        </w:rPr>
        <w:t xml:space="preserve">i costuri indirecte, precum </w:t>
      </w:r>
      <w:r w:rsidR="007C11FA">
        <w:rPr>
          <w:rFonts w:ascii="Times New Roman" w:hAnsi="Times New Roman"/>
        </w:rPr>
        <w:t>î</w:t>
      </w:r>
      <w:r w:rsidRPr="00687506">
        <w:rPr>
          <w:rFonts w:ascii="Times New Roman" w:hAnsi="Times New Roman"/>
        </w:rPr>
        <w:t>ntreruperea activit</w:t>
      </w:r>
      <w:r w:rsidR="007C11FA">
        <w:rPr>
          <w:rFonts w:ascii="Times New Roman" w:hAnsi="Times New Roman"/>
        </w:rPr>
        <w:t>ăț</w:t>
      </w:r>
      <w:r w:rsidRPr="00687506">
        <w:rPr>
          <w:rFonts w:ascii="Times New Roman" w:hAnsi="Times New Roman"/>
        </w:rPr>
        <w:t>ii, sc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>derea productivit</w:t>
      </w:r>
      <w:r w:rsidR="007C11FA">
        <w:rPr>
          <w:rFonts w:ascii="Times New Roman" w:hAnsi="Times New Roman"/>
        </w:rPr>
        <w:t>ăț</w:t>
      </w:r>
      <w:r w:rsidRPr="00687506">
        <w:rPr>
          <w:rFonts w:ascii="Times New Roman" w:hAnsi="Times New Roman"/>
        </w:rPr>
        <w:t xml:space="preserve">ii </w:t>
      </w:r>
      <w:r w:rsidR="007C11FA">
        <w:rPr>
          <w:rFonts w:ascii="Times New Roman" w:hAnsi="Times New Roman"/>
        </w:rPr>
        <w:t>ș</w:t>
      </w:r>
      <w:r w:rsidRPr="00687506">
        <w:rPr>
          <w:rFonts w:ascii="Times New Roman" w:hAnsi="Times New Roman"/>
        </w:rPr>
        <w:t>i afectarea rela</w:t>
      </w:r>
      <w:r w:rsidR="007C11FA">
        <w:rPr>
          <w:rFonts w:ascii="Times New Roman" w:hAnsi="Times New Roman"/>
        </w:rPr>
        <w:t>ț</w:t>
      </w:r>
      <w:r w:rsidRPr="00687506">
        <w:rPr>
          <w:rFonts w:ascii="Times New Roman" w:hAnsi="Times New Roman"/>
        </w:rPr>
        <w:t>iilor comerciale. Aceea</w:t>
      </w:r>
      <w:r w:rsidR="007C11FA">
        <w:rPr>
          <w:rFonts w:ascii="Times New Roman" w:hAnsi="Times New Roman"/>
        </w:rPr>
        <w:t>ș</w:t>
      </w:r>
      <w:r w:rsidRPr="00687506">
        <w:rPr>
          <w:rFonts w:ascii="Times New Roman" w:hAnsi="Times New Roman"/>
        </w:rPr>
        <w:t xml:space="preserve">i opinie este </w:t>
      </w:r>
      <w:r w:rsidR="007C11FA">
        <w:rPr>
          <w:rFonts w:ascii="Times New Roman" w:hAnsi="Times New Roman"/>
        </w:rPr>
        <w:t>î</w:t>
      </w:r>
      <w:r w:rsidRPr="00687506">
        <w:rPr>
          <w:rFonts w:ascii="Times New Roman" w:hAnsi="Times New Roman"/>
        </w:rPr>
        <w:t>mp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>rt</w:t>
      </w:r>
      <w:r w:rsidR="007C11FA">
        <w:rPr>
          <w:rFonts w:ascii="Times New Roman" w:hAnsi="Times New Roman"/>
        </w:rPr>
        <w:t>ăș</w:t>
      </w:r>
      <w:r w:rsidRPr="00687506">
        <w:rPr>
          <w:rFonts w:ascii="Times New Roman" w:hAnsi="Times New Roman"/>
        </w:rPr>
        <w:t>it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 xml:space="preserve"> de World Economic Forum (2021), care consider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 xml:space="preserve"> atacurile cibernetice un risc major pentru economia global</w:t>
      </w:r>
      <w:r w:rsidR="007C11FA">
        <w:rPr>
          <w:rFonts w:ascii="Times New Roman" w:hAnsi="Times New Roman"/>
        </w:rPr>
        <w:t>ă</w:t>
      </w:r>
      <w:r w:rsidRPr="00687506">
        <w:rPr>
          <w:rFonts w:ascii="Times New Roman" w:hAnsi="Times New Roman"/>
        </w:rPr>
        <w:t>, cu posibilitatea de a afecta lan</w:t>
      </w:r>
      <w:r w:rsidR="007C11FA">
        <w:rPr>
          <w:rFonts w:ascii="Times New Roman" w:hAnsi="Times New Roman"/>
        </w:rPr>
        <w:t>ț</w:t>
      </w:r>
      <w:r w:rsidRPr="00687506">
        <w:rPr>
          <w:rFonts w:ascii="Times New Roman" w:hAnsi="Times New Roman"/>
        </w:rPr>
        <w:t xml:space="preserve">urile de aprovizionare </w:t>
      </w:r>
      <w:r w:rsidR="007C11FA">
        <w:rPr>
          <w:rFonts w:ascii="Times New Roman" w:hAnsi="Times New Roman"/>
        </w:rPr>
        <w:t>ș</w:t>
      </w:r>
      <w:r w:rsidRPr="00687506">
        <w:rPr>
          <w:rFonts w:ascii="Times New Roman" w:hAnsi="Times New Roman"/>
        </w:rPr>
        <w:t>i stabilitatea pie</w:t>
      </w:r>
      <w:r w:rsidR="007C11FA">
        <w:rPr>
          <w:rFonts w:ascii="Times New Roman" w:hAnsi="Times New Roman"/>
        </w:rPr>
        <w:t>ț</w:t>
      </w:r>
      <w:r w:rsidRPr="00687506">
        <w:rPr>
          <w:rFonts w:ascii="Times New Roman" w:hAnsi="Times New Roman"/>
        </w:rPr>
        <w:t>elor.</w:t>
      </w:r>
      <w:r w:rsidRPr="007D6132">
        <w:rPr>
          <w:rFonts w:ascii="Times New Roman" w:eastAsia="Times New Roman" w:hAnsi="Times New Roman"/>
          <w:noProof w:val="0"/>
          <w:kern w:val="0"/>
          <w:lang w:val="it-IT"/>
        </w:rPr>
        <w:t xml:space="preserve"> </w:t>
      </w:r>
      <w:r w:rsidRPr="007D6132">
        <w:rPr>
          <w:rFonts w:ascii="Times New Roman" w:hAnsi="Times New Roman"/>
          <w:lang w:val="it-IT"/>
        </w:rPr>
        <w:t>Costurile de r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>spuns sunt cheltuielile f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cute pentru a gestiona </w:t>
      </w:r>
      <w:r w:rsidR="007C11FA">
        <w:rPr>
          <w:rFonts w:ascii="Times New Roman" w:hAnsi="Times New Roman"/>
          <w:lang w:val="it-IT"/>
        </w:rPr>
        <w:t>ș</w:t>
      </w:r>
      <w:r w:rsidRPr="007D6132">
        <w:rPr>
          <w:rFonts w:ascii="Times New Roman" w:hAnsi="Times New Roman"/>
          <w:lang w:val="it-IT"/>
        </w:rPr>
        <w:t>i a reduce impactul unui incident cibernetic. Acestea includ mai multe tipuri de costuri, at</w:t>
      </w:r>
      <w:r w:rsidR="007C11FA">
        <w:rPr>
          <w:rFonts w:ascii="Times New Roman" w:hAnsi="Times New Roman"/>
          <w:lang w:val="it-IT"/>
        </w:rPr>
        <w:t>â</w:t>
      </w:r>
      <w:r w:rsidRPr="007D6132">
        <w:rPr>
          <w:rFonts w:ascii="Times New Roman" w:hAnsi="Times New Roman"/>
          <w:lang w:val="it-IT"/>
        </w:rPr>
        <w:t>t directe, c</w:t>
      </w:r>
      <w:r w:rsidR="007C11FA">
        <w:rPr>
          <w:rFonts w:ascii="Times New Roman" w:hAnsi="Times New Roman"/>
          <w:lang w:val="it-IT"/>
        </w:rPr>
        <w:t>â</w:t>
      </w:r>
      <w:r w:rsidRPr="007D6132">
        <w:rPr>
          <w:rFonts w:ascii="Times New Roman" w:hAnsi="Times New Roman"/>
          <w:lang w:val="it-IT"/>
        </w:rPr>
        <w:t xml:space="preserve">t </w:t>
      </w:r>
      <w:r w:rsidR="007C11FA">
        <w:rPr>
          <w:rFonts w:ascii="Times New Roman" w:hAnsi="Times New Roman"/>
          <w:lang w:val="it-IT"/>
        </w:rPr>
        <w:t>ș</w:t>
      </w:r>
      <w:r w:rsidRPr="007D6132">
        <w:rPr>
          <w:rFonts w:ascii="Times New Roman" w:hAnsi="Times New Roman"/>
          <w:lang w:val="it-IT"/>
        </w:rPr>
        <w:t>i indirecte, care arat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 c</w:t>
      </w:r>
      <w:r w:rsidR="007C11FA">
        <w:rPr>
          <w:rFonts w:ascii="Times New Roman" w:hAnsi="Times New Roman"/>
          <w:lang w:val="it-IT"/>
        </w:rPr>
        <w:t>â</w:t>
      </w:r>
      <w:r w:rsidRPr="007D6132">
        <w:rPr>
          <w:rFonts w:ascii="Times New Roman" w:hAnsi="Times New Roman"/>
          <w:lang w:val="it-IT"/>
        </w:rPr>
        <w:t>t de puternic este efectul acestor incidente asupra firmelor. Astfel, atacurile cibernetice au efecte multiple, dintre care putem men</w:t>
      </w:r>
      <w:r w:rsidR="007C11FA">
        <w:rPr>
          <w:rFonts w:ascii="Times New Roman" w:hAnsi="Times New Roman"/>
          <w:lang w:val="it-IT"/>
        </w:rPr>
        <w:t>ț</w:t>
      </w:r>
      <w:r w:rsidRPr="007D6132">
        <w:rPr>
          <w:rFonts w:ascii="Times New Roman" w:hAnsi="Times New Roman"/>
          <w:lang w:val="it-IT"/>
        </w:rPr>
        <w:t>iona costurile de r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>spuns,  schimb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ri </w:t>
      </w:r>
      <w:r w:rsidR="007C11FA">
        <w:rPr>
          <w:rFonts w:ascii="Times New Roman" w:hAnsi="Times New Roman"/>
          <w:lang w:val="it-IT"/>
        </w:rPr>
        <w:t>î</w:t>
      </w:r>
      <w:r w:rsidRPr="007D6132">
        <w:rPr>
          <w:rFonts w:ascii="Times New Roman" w:hAnsi="Times New Roman"/>
          <w:lang w:val="it-IT"/>
        </w:rPr>
        <w:t>n conducerea organiza</w:t>
      </w:r>
      <w:r w:rsidR="007C11FA">
        <w:rPr>
          <w:rFonts w:ascii="Times New Roman" w:hAnsi="Times New Roman"/>
          <w:lang w:val="it-IT"/>
        </w:rPr>
        <w:t>ț</w:t>
      </w:r>
      <w:r w:rsidRPr="007D6132">
        <w:rPr>
          <w:rFonts w:ascii="Times New Roman" w:hAnsi="Times New Roman"/>
          <w:lang w:val="it-IT"/>
        </w:rPr>
        <w:t xml:space="preserve">iei, o implicare mai mare </w:t>
      </w:r>
      <w:r w:rsidR="007C11FA">
        <w:rPr>
          <w:rFonts w:ascii="Times New Roman" w:hAnsi="Times New Roman"/>
          <w:lang w:val="it-IT"/>
        </w:rPr>
        <w:t>î</w:t>
      </w:r>
      <w:r w:rsidRPr="007D6132">
        <w:rPr>
          <w:rFonts w:ascii="Times New Roman" w:hAnsi="Times New Roman"/>
          <w:lang w:val="it-IT"/>
        </w:rPr>
        <w:t>n responsabilitatea social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 </w:t>
      </w:r>
      <w:r w:rsidR="007C11FA">
        <w:rPr>
          <w:rFonts w:ascii="Times New Roman" w:hAnsi="Times New Roman"/>
          <w:lang w:val="it-IT"/>
        </w:rPr>
        <w:t>ș</w:t>
      </w:r>
      <w:r w:rsidRPr="007D6132">
        <w:rPr>
          <w:rFonts w:ascii="Times New Roman" w:hAnsi="Times New Roman"/>
          <w:lang w:val="it-IT"/>
        </w:rPr>
        <w:t>i se poate ajunge p</w:t>
      </w:r>
      <w:r w:rsidR="007C11FA">
        <w:rPr>
          <w:rFonts w:ascii="Times New Roman" w:hAnsi="Times New Roman"/>
          <w:lang w:val="it-IT"/>
        </w:rPr>
        <w:t>â</w:t>
      </w:r>
      <w:r w:rsidRPr="007D6132">
        <w:rPr>
          <w:rFonts w:ascii="Times New Roman" w:hAnsi="Times New Roman"/>
          <w:lang w:val="it-IT"/>
        </w:rPr>
        <w:t>n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 la ac</w:t>
      </w:r>
      <w:r w:rsidR="007C11FA">
        <w:rPr>
          <w:rFonts w:ascii="Times New Roman" w:hAnsi="Times New Roman"/>
          <w:lang w:val="it-IT"/>
        </w:rPr>
        <w:t>ț</w:t>
      </w:r>
      <w:r w:rsidRPr="007D6132">
        <w:rPr>
          <w:rFonts w:ascii="Times New Roman" w:hAnsi="Times New Roman"/>
          <w:lang w:val="it-IT"/>
        </w:rPr>
        <w:t>iuni legale. De exemplu, atunci c</w:t>
      </w:r>
      <w:r w:rsidR="007C11FA">
        <w:rPr>
          <w:rFonts w:ascii="Times New Roman" w:hAnsi="Times New Roman"/>
          <w:lang w:val="it-IT"/>
        </w:rPr>
        <w:t>â</w:t>
      </w:r>
      <w:r w:rsidRPr="007D6132">
        <w:rPr>
          <w:rFonts w:ascii="Times New Roman" w:hAnsi="Times New Roman"/>
          <w:lang w:val="it-IT"/>
        </w:rPr>
        <w:t>nd se confrunt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 cu un incident cibernetic, organiza</w:t>
      </w:r>
      <w:r w:rsidR="007C11FA">
        <w:rPr>
          <w:rFonts w:ascii="Times New Roman" w:hAnsi="Times New Roman"/>
          <w:lang w:val="it-IT"/>
        </w:rPr>
        <w:t>ț</w:t>
      </w:r>
      <w:r w:rsidRPr="007D6132">
        <w:rPr>
          <w:rFonts w:ascii="Times New Roman" w:hAnsi="Times New Roman"/>
          <w:lang w:val="it-IT"/>
        </w:rPr>
        <w:t>iile formeaz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 de obicei o echip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 de r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>spuns la incidente, care investigheaz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 </w:t>
      </w:r>
      <w:r w:rsidR="007C11FA">
        <w:rPr>
          <w:rFonts w:ascii="Times New Roman" w:hAnsi="Times New Roman"/>
          <w:lang w:val="it-IT"/>
        </w:rPr>
        <w:t>ș</w:t>
      </w:r>
      <w:r w:rsidRPr="007D6132">
        <w:rPr>
          <w:rFonts w:ascii="Times New Roman" w:hAnsi="Times New Roman"/>
          <w:lang w:val="it-IT"/>
        </w:rPr>
        <w:t>i limiteaz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 problema. Aceast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 echip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 face analize tehnice asupra sistemelor </w:t>
      </w:r>
      <w:r w:rsidR="007C11FA">
        <w:rPr>
          <w:rFonts w:ascii="Times New Roman" w:hAnsi="Times New Roman"/>
          <w:lang w:val="it-IT"/>
        </w:rPr>
        <w:t>ș</w:t>
      </w:r>
      <w:r w:rsidRPr="007D6132">
        <w:rPr>
          <w:rFonts w:ascii="Times New Roman" w:hAnsi="Times New Roman"/>
          <w:lang w:val="it-IT"/>
        </w:rPr>
        <w:t>i re</w:t>
      </w:r>
      <w:r w:rsidR="007C11FA">
        <w:rPr>
          <w:rFonts w:ascii="Times New Roman" w:hAnsi="Times New Roman"/>
          <w:lang w:val="it-IT"/>
        </w:rPr>
        <w:t>ț</w:t>
      </w:r>
      <w:r w:rsidRPr="007D6132">
        <w:rPr>
          <w:rFonts w:ascii="Times New Roman" w:hAnsi="Times New Roman"/>
          <w:lang w:val="it-IT"/>
        </w:rPr>
        <w:t>elelor afectate, identific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 cauza incidentului </w:t>
      </w:r>
      <w:r w:rsidR="007C11FA">
        <w:rPr>
          <w:rFonts w:ascii="Times New Roman" w:hAnsi="Times New Roman"/>
          <w:lang w:val="it-IT"/>
        </w:rPr>
        <w:t>ș</w:t>
      </w:r>
      <w:r w:rsidRPr="007D6132">
        <w:rPr>
          <w:rFonts w:ascii="Times New Roman" w:hAnsi="Times New Roman"/>
          <w:lang w:val="it-IT"/>
        </w:rPr>
        <w:t>i adun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 dovezi pentru posibile ac</w:t>
      </w:r>
      <w:r w:rsidR="007C11FA">
        <w:rPr>
          <w:rFonts w:ascii="Times New Roman" w:hAnsi="Times New Roman"/>
          <w:lang w:val="it-IT"/>
        </w:rPr>
        <w:t>ț</w:t>
      </w:r>
      <w:r w:rsidRPr="007D6132">
        <w:rPr>
          <w:rFonts w:ascii="Times New Roman" w:hAnsi="Times New Roman"/>
          <w:lang w:val="it-IT"/>
        </w:rPr>
        <w:t>iuni legale.</w:t>
      </w:r>
    </w:p>
    <w:p w14:paraId="650E2485" w14:textId="7090672D" w:rsidR="00C163D4" w:rsidRDefault="00BD6BDA" w:rsidP="00163268">
      <w:pPr>
        <w:jc w:val="both"/>
        <w:rPr>
          <w:rFonts w:ascii="Times New Roman" w:hAnsi="Times New Roman"/>
          <w:lang w:val="it-IT"/>
        </w:rPr>
      </w:pPr>
      <w:r w:rsidRPr="007D6132">
        <w:rPr>
          <w:rFonts w:ascii="Times New Roman" w:hAnsi="Times New Roman"/>
          <w:lang w:val="it-IT"/>
        </w:rPr>
        <w:t xml:space="preserve">  </w:t>
      </w:r>
      <w:r w:rsidR="007C11FA">
        <w:rPr>
          <w:rFonts w:ascii="Times New Roman" w:hAnsi="Times New Roman"/>
          <w:lang w:val="it-IT"/>
        </w:rPr>
        <w:t>Î</w:t>
      </w:r>
      <w:r w:rsidRPr="007D6132">
        <w:rPr>
          <w:rFonts w:ascii="Times New Roman" w:hAnsi="Times New Roman"/>
          <w:lang w:val="it-IT"/>
        </w:rPr>
        <w:t xml:space="preserve">n 2021, literatura de specialitate </w:t>
      </w:r>
      <w:r w:rsidR="007C11FA">
        <w:rPr>
          <w:rFonts w:ascii="Times New Roman" w:hAnsi="Times New Roman"/>
          <w:lang w:val="it-IT"/>
        </w:rPr>
        <w:t>î</w:t>
      </w:r>
      <w:r w:rsidRPr="007D6132">
        <w:rPr>
          <w:rFonts w:ascii="Times New Roman" w:hAnsi="Times New Roman"/>
          <w:lang w:val="it-IT"/>
        </w:rPr>
        <w:t>ncepe s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 acorde mai mult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 aten</w:t>
      </w:r>
      <w:r w:rsidR="007C11FA">
        <w:rPr>
          <w:rFonts w:ascii="Times New Roman" w:hAnsi="Times New Roman"/>
          <w:lang w:val="it-IT"/>
        </w:rPr>
        <w:t>ț</w:t>
      </w:r>
      <w:r w:rsidRPr="007D6132">
        <w:rPr>
          <w:rFonts w:ascii="Times New Roman" w:hAnsi="Times New Roman"/>
          <w:lang w:val="it-IT"/>
        </w:rPr>
        <w:t xml:space="preserve">ie impactului atacurilor cibernetice asupra companiilor. IBM </w:t>
      </w:r>
      <w:r w:rsidR="007C11FA">
        <w:rPr>
          <w:rFonts w:ascii="Times New Roman" w:hAnsi="Times New Roman"/>
          <w:lang w:val="it-IT"/>
        </w:rPr>
        <w:t>ș</w:t>
      </w:r>
      <w:r w:rsidRPr="007D6132">
        <w:rPr>
          <w:rFonts w:ascii="Times New Roman" w:hAnsi="Times New Roman"/>
          <w:lang w:val="it-IT"/>
        </w:rPr>
        <w:t>i Ponemon Institute (2021) arat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 c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 costul mediu al unei bre</w:t>
      </w:r>
      <w:r w:rsidR="007C11FA">
        <w:rPr>
          <w:rFonts w:ascii="Times New Roman" w:hAnsi="Times New Roman"/>
          <w:lang w:val="it-IT"/>
        </w:rPr>
        <w:t>ș</w:t>
      </w:r>
      <w:r w:rsidRPr="007D6132">
        <w:rPr>
          <w:rFonts w:ascii="Times New Roman" w:hAnsi="Times New Roman"/>
          <w:lang w:val="it-IT"/>
        </w:rPr>
        <w:t>e de securitate a crescut constant fa</w:t>
      </w:r>
      <w:r w:rsidR="007C11FA">
        <w:rPr>
          <w:rFonts w:ascii="Times New Roman" w:hAnsi="Times New Roman"/>
          <w:lang w:val="it-IT"/>
        </w:rPr>
        <w:t>ță</w:t>
      </w:r>
      <w:r w:rsidRPr="007D6132">
        <w:rPr>
          <w:rFonts w:ascii="Times New Roman" w:hAnsi="Times New Roman"/>
          <w:lang w:val="it-IT"/>
        </w:rPr>
        <w:t xml:space="preserve"> de anii anteriori. Acest lucru este sus</w:t>
      </w:r>
      <w:r w:rsidR="007C11FA">
        <w:rPr>
          <w:rFonts w:ascii="Times New Roman" w:hAnsi="Times New Roman"/>
          <w:lang w:val="it-IT"/>
        </w:rPr>
        <w:t>ț</w:t>
      </w:r>
      <w:r w:rsidRPr="007D6132">
        <w:rPr>
          <w:rFonts w:ascii="Times New Roman" w:hAnsi="Times New Roman"/>
          <w:lang w:val="it-IT"/>
        </w:rPr>
        <w:t>inut de Kaspersky (2021), care subliniaz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 c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 organiza</w:t>
      </w:r>
      <w:r w:rsidR="007C11FA">
        <w:rPr>
          <w:rFonts w:ascii="Times New Roman" w:hAnsi="Times New Roman"/>
          <w:lang w:val="it-IT"/>
        </w:rPr>
        <w:t>ț</w:t>
      </w:r>
      <w:r w:rsidRPr="007D6132">
        <w:rPr>
          <w:rFonts w:ascii="Times New Roman" w:hAnsi="Times New Roman"/>
          <w:lang w:val="it-IT"/>
        </w:rPr>
        <w:t>iile sunt obligate s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 cheltuiasc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 mai mult pentru securitatea cibernetic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>, ceea ce afecteaz</w:t>
      </w:r>
      <w:r w:rsidR="007C11FA">
        <w:rPr>
          <w:rFonts w:ascii="Times New Roman" w:hAnsi="Times New Roman"/>
          <w:lang w:val="it-IT"/>
        </w:rPr>
        <w:t>ă</w:t>
      </w:r>
      <w:r w:rsidRPr="007D6132">
        <w:rPr>
          <w:rFonts w:ascii="Times New Roman" w:hAnsi="Times New Roman"/>
          <w:lang w:val="it-IT"/>
        </w:rPr>
        <w:t xml:space="preserve"> bugetele </w:t>
      </w:r>
      <w:r w:rsidR="007C11FA">
        <w:rPr>
          <w:rFonts w:ascii="Times New Roman" w:hAnsi="Times New Roman"/>
          <w:lang w:val="it-IT"/>
        </w:rPr>
        <w:t>ș</w:t>
      </w:r>
      <w:r w:rsidRPr="007D6132">
        <w:rPr>
          <w:rFonts w:ascii="Times New Roman" w:hAnsi="Times New Roman"/>
          <w:lang w:val="it-IT"/>
        </w:rPr>
        <w:t>i profitabilitatea</w:t>
      </w:r>
      <w:r w:rsidR="00C163D4">
        <w:rPr>
          <w:rFonts w:ascii="Times New Roman" w:hAnsi="Times New Roman"/>
          <w:lang w:val="it-IT"/>
        </w:rPr>
        <w:t>.</w:t>
      </w:r>
    </w:p>
    <w:p w14:paraId="703E04E4" w14:textId="131E3A0E" w:rsidR="003373B4" w:rsidRDefault="00C163D4" w:rsidP="00DF60C2">
      <w:pPr>
        <w:jc w:val="both"/>
        <w:rPr>
          <w:ins w:id="7" w:author="Daniela" w:date="2026-06-16T21:27:00Z" w16du:dateUtc="2026-06-16T18:27:00Z"/>
          <w:rFonts w:ascii="Times New Roman" w:hAnsi="Times New Roman"/>
          <w:lang w:val="it-IT"/>
        </w:rPr>
      </w:pPr>
      <w:r w:rsidRPr="00C721D4">
        <w:rPr>
          <w:rFonts w:ascii="Times New Roman" w:hAnsi="Times New Roman"/>
          <w:lang w:val="it-IT"/>
        </w:rPr>
        <w:t>Atacurile cibernetice reprezint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o amenin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>are important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pentru stabilitatea financiar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global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. Conform </w:t>
      </w:r>
      <w:r w:rsidRPr="0028691B">
        <w:rPr>
          <w:rFonts w:ascii="Times New Roman" w:hAnsi="Times New Roman"/>
        </w:rPr>
        <w:t>International Monetary Fund</w:t>
      </w:r>
      <w:r w:rsidRPr="00C721D4">
        <w:rPr>
          <w:rFonts w:ascii="Times New Roman" w:hAnsi="Times New Roman"/>
          <w:lang w:val="it-IT"/>
        </w:rPr>
        <w:t xml:space="preserve"> (2021), incidentele care vizeaz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infrastructura financiar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critic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pot reduce rapid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 xml:space="preserve">ncrederea investitorilor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>i a consumatorilor, av</w:t>
      </w:r>
      <w:r w:rsidR="007C11FA">
        <w:rPr>
          <w:rFonts w:ascii="Times New Roman" w:hAnsi="Times New Roman"/>
          <w:lang w:val="it-IT"/>
        </w:rPr>
        <w:t>â</w:t>
      </w:r>
      <w:r w:rsidRPr="00C721D4">
        <w:rPr>
          <w:rFonts w:ascii="Times New Roman" w:hAnsi="Times New Roman"/>
          <w:lang w:val="it-IT"/>
        </w:rPr>
        <w:t>nd efecte negative asupra lichidit</w:t>
      </w:r>
      <w:r w:rsidR="007C11FA">
        <w:rPr>
          <w:rFonts w:ascii="Times New Roman" w:hAnsi="Times New Roman"/>
          <w:lang w:val="it-IT"/>
        </w:rPr>
        <w:t>ăț</w:t>
      </w:r>
      <w:r w:rsidRPr="00C721D4">
        <w:rPr>
          <w:rFonts w:ascii="Times New Roman" w:hAnsi="Times New Roman"/>
          <w:lang w:val="it-IT"/>
        </w:rPr>
        <w:t xml:space="preserve">ii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>i func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>ion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>rii pie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>elor financiare. Aceast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opinie este sus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>inut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de Bouveret (2018), care arat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c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pierderile cauzate de atacurile cibernetice nu sunt reprezentate doar de costurile directe suportate de organiza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 xml:space="preserve">iile afectate, ci includ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>i efectele indirecte care se manifesteaz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asupra altor institu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 xml:space="preserve">ii financiare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>i economii interconectate.</w:t>
      </w:r>
      <w:r w:rsidR="004576B4">
        <w:rPr>
          <w:rFonts w:ascii="Times New Roman" w:hAnsi="Times New Roman"/>
          <w:lang w:val="it-IT"/>
        </w:rPr>
        <w:t xml:space="preserve"> </w:t>
      </w:r>
      <w:r w:rsidR="004576B4" w:rsidRPr="002169AB">
        <w:rPr>
          <w:rFonts w:ascii="Times New Roman" w:hAnsi="Times New Roman"/>
          <w:lang w:val="it-IT"/>
        </w:rPr>
        <w:t xml:space="preserve">Mai mult, conform </w:t>
      </w:r>
      <w:r w:rsidR="004576B4" w:rsidRPr="0028691B">
        <w:rPr>
          <w:rFonts w:ascii="Times New Roman" w:hAnsi="Times New Roman"/>
        </w:rPr>
        <w:t>International Monetary Fund</w:t>
      </w:r>
      <w:r w:rsidR="004576B4" w:rsidRPr="00C721D4">
        <w:rPr>
          <w:rFonts w:ascii="Times New Roman" w:hAnsi="Times New Roman"/>
          <w:lang w:val="it-IT"/>
        </w:rPr>
        <w:t xml:space="preserve"> (202</w:t>
      </w:r>
      <w:r w:rsidR="004576B4">
        <w:rPr>
          <w:rFonts w:ascii="Times New Roman" w:hAnsi="Times New Roman"/>
          <w:lang w:val="it-IT"/>
        </w:rPr>
        <w:t>4),</w:t>
      </w:r>
      <w:r w:rsidR="004576B4" w:rsidRPr="002169AB">
        <w:rPr>
          <w:rFonts w:ascii="Times New Roman" w:hAnsi="Times New Roman"/>
          <w:lang w:val="it-IT"/>
        </w:rPr>
        <w:t xml:space="preserve"> incidentele cibernetice pot cre</w:t>
      </w:r>
      <w:r w:rsidR="007C11FA" w:rsidRPr="002169AB">
        <w:rPr>
          <w:rFonts w:ascii="Times New Roman" w:hAnsi="Times New Roman"/>
          <w:lang w:val="it-IT"/>
        </w:rPr>
        <w:t>ș</w:t>
      </w:r>
      <w:r w:rsidR="004576B4" w:rsidRPr="002169AB">
        <w:rPr>
          <w:rFonts w:ascii="Times New Roman" w:hAnsi="Times New Roman"/>
          <w:lang w:val="it-IT"/>
        </w:rPr>
        <w:t xml:space="preserve">te riscurile macrofinanciare ale unei </w:t>
      </w:r>
      <w:r w:rsidR="007C11FA" w:rsidRPr="002169AB">
        <w:rPr>
          <w:rFonts w:ascii="Times New Roman" w:hAnsi="Times New Roman"/>
          <w:lang w:val="it-IT"/>
        </w:rPr>
        <w:t>î</w:t>
      </w:r>
      <w:r w:rsidR="004576B4" w:rsidRPr="002169AB">
        <w:rPr>
          <w:rFonts w:ascii="Times New Roman" w:hAnsi="Times New Roman"/>
          <w:lang w:val="it-IT"/>
        </w:rPr>
        <w:t>ntreprinderi prin provocarea perturb</w:t>
      </w:r>
      <w:r w:rsidR="007C11FA" w:rsidRPr="002169AB">
        <w:rPr>
          <w:rFonts w:ascii="Times New Roman" w:hAnsi="Times New Roman"/>
          <w:lang w:val="it-IT"/>
        </w:rPr>
        <w:t>ă</w:t>
      </w:r>
      <w:r w:rsidR="004576B4" w:rsidRPr="002169AB">
        <w:rPr>
          <w:rFonts w:ascii="Times New Roman" w:hAnsi="Times New Roman"/>
          <w:lang w:val="it-IT"/>
        </w:rPr>
        <w:t xml:space="preserve">rilor </w:t>
      </w:r>
      <w:r w:rsidR="007C11FA" w:rsidRPr="002169AB">
        <w:rPr>
          <w:rFonts w:ascii="Times New Roman" w:hAnsi="Times New Roman"/>
          <w:lang w:val="it-IT"/>
        </w:rPr>
        <w:t>î</w:t>
      </w:r>
      <w:r w:rsidR="004576B4" w:rsidRPr="002169AB">
        <w:rPr>
          <w:rFonts w:ascii="Times New Roman" w:hAnsi="Times New Roman"/>
          <w:lang w:val="it-IT"/>
        </w:rPr>
        <w:t>n pl</w:t>
      </w:r>
      <w:r w:rsidR="007C11FA" w:rsidRPr="002169AB">
        <w:rPr>
          <w:rFonts w:ascii="Times New Roman" w:hAnsi="Times New Roman"/>
          <w:lang w:val="it-IT"/>
        </w:rPr>
        <w:t>ăț</w:t>
      </w:r>
      <w:r w:rsidR="004576B4" w:rsidRPr="002169AB">
        <w:rPr>
          <w:rFonts w:ascii="Times New Roman" w:hAnsi="Times New Roman"/>
          <w:lang w:val="it-IT"/>
        </w:rPr>
        <w:t>i, reducerea credit</w:t>
      </w:r>
      <w:r w:rsidR="007C11FA" w:rsidRPr="002169AB">
        <w:rPr>
          <w:rFonts w:ascii="Times New Roman" w:hAnsi="Times New Roman"/>
          <w:lang w:val="it-IT"/>
        </w:rPr>
        <w:t>ă</w:t>
      </w:r>
      <w:r w:rsidR="004576B4" w:rsidRPr="002169AB">
        <w:rPr>
          <w:rFonts w:ascii="Times New Roman" w:hAnsi="Times New Roman"/>
          <w:lang w:val="it-IT"/>
        </w:rPr>
        <w:t xml:space="preserve">rii </w:t>
      </w:r>
      <w:r w:rsidR="007C11FA" w:rsidRPr="002169AB">
        <w:rPr>
          <w:rFonts w:ascii="Times New Roman" w:hAnsi="Times New Roman"/>
          <w:lang w:val="it-IT"/>
        </w:rPr>
        <w:t>ș</w:t>
      </w:r>
      <w:r w:rsidR="004576B4" w:rsidRPr="002169AB">
        <w:rPr>
          <w:rFonts w:ascii="Times New Roman" w:hAnsi="Times New Roman"/>
          <w:lang w:val="it-IT"/>
        </w:rPr>
        <w:t xml:space="preserve">i pierderea </w:t>
      </w:r>
      <w:r w:rsidR="007C11FA" w:rsidRPr="002169AB">
        <w:rPr>
          <w:rFonts w:ascii="Times New Roman" w:hAnsi="Times New Roman"/>
          <w:lang w:val="it-IT"/>
        </w:rPr>
        <w:t>î</w:t>
      </w:r>
      <w:r w:rsidR="004576B4" w:rsidRPr="002169AB">
        <w:rPr>
          <w:rFonts w:ascii="Times New Roman" w:hAnsi="Times New Roman"/>
          <w:lang w:val="it-IT"/>
        </w:rPr>
        <w:t>ncrederii. Astfel, literatura academic</w:t>
      </w:r>
      <w:r w:rsidR="007C11FA" w:rsidRPr="002169AB">
        <w:rPr>
          <w:rFonts w:ascii="Times New Roman" w:hAnsi="Times New Roman"/>
          <w:lang w:val="it-IT"/>
        </w:rPr>
        <w:t>ă</w:t>
      </w:r>
      <w:r w:rsidR="004576B4" w:rsidRPr="002169AB">
        <w:rPr>
          <w:rFonts w:ascii="Times New Roman" w:hAnsi="Times New Roman"/>
          <w:lang w:val="it-IT"/>
        </w:rPr>
        <w:t xml:space="preserve"> arat</w:t>
      </w:r>
      <w:r w:rsidR="007C11FA" w:rsidRPr="002169AB">
        <w:rPr>
          <w:rFonts w:ascii="Times New Roman" w:hAnsi="Times New Roman"/>
          <w:lang w:val="it-IT"/>
        </w:rPr>
        <w:t>ă</w:t>
      </w:r>
      <w:r w:rsidR="004576B4" w:rsidRPr="002169AB">
        <w:rPr>
          <w:rFonts w:ascii="Times New Roman" w:hAnsi="Times New Roman"/>
          <w:lang w:val="it-IT"/>
        </w:rPr>
        <w:t xml:space="preserve"> c</w:t>
      </w:r>
      <w:r w:rsidR="007C11FA" w:rsidRPr="002169AB">
        <w:rPr>
          <w:rFonts w:ascii="Times New Roman" w:hAnsi="Times New Roman"/>
          <w:lang w:val="it-IT"/>
        </w:rPr>
        <w:t>ă</w:t>
      </w:r>
      <w:r w:rsidR="004576B4" w:rsidRPr="002169AB">
        <w:rPr>
          <w:rFonts w:ascii="Times New Roman" w:hAnsi="Times New Roman"/>
          <w:lang w:val="it-IT"/>
        </w:rPr>
        <w:t xml:space="preserve"> riscul cibernetic trebuie considerat un factor esen</w:t>
      </w:r>
      <w:r w:rsidR="007C11FA" w:rsidRPr="002169AB">
        <w:rPr>
          <w:rFonts w:ascii="Times New Roman" w:hAnsi="Times New Roman"/>
          <w:lang w:val="it-IT"/>
        </w:rPr>
        <w:t>ț</w:t>
      </w:r>
      <w:r w:rsidR="004576B4" w:rsidRPr="002169AB">
        <w:rPr>
          <w:rFonts w:ascii="Times New Roman" w:hAnsi="Times New Roman"/>
          <w:lang w:val="it-IT"/>
        </w:rPr>
        <w:t xml:space="preserve">ial </w:t>
      </w:r>
      <w:r w:rsidR="007C11FA" w:rsidRPr="002169AB">
        <w:rPr>
          <w:rFonts w:ascii="Times New Roman" w:hAnsi="Times New Roman"/>
          <w:lang w:val="it-IT"/>
        </w:rPr>
        <w:t>î</w:t>
      </w:r>
      <w:r w:rsidR="004576B4" w:rsidRPr="002169AB">
        <w:rPr>
          <w:rFonts w:ascii="Times New Roman" w:hAnsi="Times New Roman"/>
          <w:lang w:val="it-IT"/>
        </w:rPr>
        <w:t>n strategiile de stabilitate financiar</w:t>
      </w:r>
      <w:r w:rsidR="007C11FA" w:rsidRPr="002169AB">
        <w:rPr>
          <w:rFonts w:ascii="Times New Roman" w:hAnsi="Times New Roman"/>
          <w:lang w:val="it-IT"/>
        </w:rPr>
        <w:t>ă</w:t>
      </w:r>
      <w:r w:rsidR="004576B4" w:rsidRPr="002169AB">
        <w:rPr>
          <w:rFonts w:ascii="Times New Roman" w:hAnsi="Times New Roman"/>
          <w:lang w:val="it-IT"/>
        </w:rPr>
        <w:t xml:space="preserve"> </w:t>
      </w:r>
      <w:r w:rsidR="007C11FA" w:rsidRPr="002169AB">
        <w:rPr>
          <w:rFonts w:ascii="Times New Roman" w:hAnsi="Times New Roman"/>
          <w:lang w:val="it-IT"/>
        </w:rPr>
        <w:t>ș</w:t>
      </w:r>
      <w:r w:rsidR="004576B4" w:rsidRPr="002169AB">
        <w:rPr>
          <w:rFonts w:ascii="Times New Roman" w:hAnsi="Times New Roman"/>
          <w:lang w:val="it-IT"/>
        </w:rPr>
        <w:t>i managementul riscului economic. Investi</w:t>
      </w:r>
      <w:r w:rsidR="007C11FA" w:rsidRPr="002169AB">
        <w:rPr>
          <w:rFonts w:ascii="Times New Roman" w:hAnsi="Times New Roman"/>
          <w:lang w:val="it-IT"/>
        </w:rPr>
        <w:t>ț</w:t>
      </w:r>
      <w:r w:rsidR="004576B4" w:rsidRPr="002169AB">
        <w:rPr>
          <w:rFonts w:ascii="Times New Roman" w:hAnsi="Times New Roman"/>
          <w:lang w:val="it-IT"/>
        </w:rPr>
        <w:t xml:space="preserve">iile </w:t>
      </w:r>
      <w:r w:rsidR="007C11FA" w:rsidRPr="002169AB">
        <w:rPr>
          <w:rFonts w:ascii="Times New Roman" w:hAnsi="Times New Roman"/>
          <w:lang w:val="it-IT"/>
        </w:rPr>
        <w:t>î</w:t>
      </w:r>
      <w:r w:rsidR="004576B4" w:rsidRPr="002169AB">
        <w:rPr>
          <w:rFonts w:ascii="Times New Roman" w:hAnsi="Times New Roman"/>
          <w:lang w:val="it-IT"/>
        </w:rPr>
        <w:t xml:space="preserve">n </w:t>
      </w:r>
      <w:r w:rsidR="004576B4" w:rsidRPr="002169AB">
        <w:rPr>
          <w:rFonts w:ascii="Times New Roman" w:hAnsi="Times New Roman"/>
          <w:lang w:val="it-IT"/>
        </w:rPr>
        <w:lastRenderedPageBreak/>
        <w:t>securitatea cibernetic</w:t>
      </w:r>
      <w:r w:rsidR="007C11FA" w:rsidRPr="002169AB">
        <w:rPr>
          <w:rFonts w:ascii="Times New Roman" w:hAnsi="Times New Roman"/>
          <w:lang w:val="it-IT"/>
        </w:rPr>
        <w:t>ă</w:t>
      </w:r>
      <w:r w:rsidR="004576B4" w:rsidRPr="002169AB">
        <w:rPr>
          <w:rFonts w:ascii="Times New Roman" w:hAnsi="Times New Roman"/>
          <w:lang w:val="it-IT"/>
        </w:rPr>
        <w:t xml:space="preserve"> nu mai sunt op</w:t>
      </w:r>
      <w:r w:rsidR="007C11FA" w:rsidRPr="002169AB">
        <w:rPr>
          <w:rFonts w:ascii="Times New Roman" w:hAnsi="Times New Roman"/>
          <w:lang w:val="it-IT"/>
        </w:rPr>
        <w:t>ț</w:t>
      </w:r>
      <w:r w:rsidR="004576B4" w:rsidRPr="002169AB">
        <w:rPr>
          <w:rFonts w:ascii="Times New Roman" w:hAnsi="Times New Roman"/>
          <w:lang w:val="it-IT"/>
        </w:rPr>
        <w:t>ionale, ci esen</w:t>
      </w:r>
      <w:r w:rsidR="007C11FA" w:rsidRPr="002169AB">
        <w:rPr>
          <w:rFonts w:ascii="Times New Roman" w:hAnsi="Times New Roman"/>
          <w:lang w:val="it-IT"/>
        </w:rPr>
        <w:t>ț</w:t>
      </w:r>
      <w:r w:rsidR="004576B4" w:rsidRPr="002169AB">
        <w:rPr>
          <w:rFonts w:ascii="Times New Roman" w:hAnsi="Times New Roman"/>
          <w:lang w:val="it-IT"/>
        </w:rPr>
        <w:t>iale pentru protejarea sistemelor financiare globale.</w:t>
      </w:r>
    </w:p>
    <w:p w14:paraId="78142D57" w14:textId="77777777" w:rsidR="004D214D" w:rsidRPr="002169AB" w:rsidRDefault="004D214D" w:rsidP="00DF60C2">
      <w:pPr>
        <w:jc w:val="both"/>
        <w:rPr>
          <w:rFonts w:ascii="Times New Roman" w:hAnsi="Times New Roman"/>
          <w:lang w:val="it-IT"/>
        </w:rPr>
      </w:pPr>
    </w:p>
    <w:p w14:paraId="1136A68F" w14:textId="3A5557A0" w:rsidR="003373B4" w:rsidRPr="00397387" w:rsidRDefault="003373B4" w:rsidP="00163268">
      <w:pPr>
        <w:pStyle w:val="Heading2"/>
        <w:jc w:val="both"/>
        <w:rPr>
          <w:rFonts w:ascii="Times New Roman" w:hAnsi="Times New Roman"/>
          <w:b/>
          <w:bCs/>
          <w:color w:val="auto"/>
          <w:sz w:val="24"/>
          <w:szCs w:val="24"/>
          <w:lang w:val="it-IT"/>
        </w:rPr>
      </w:pPr>
      <w:bookmarkStart w:id="8" w:name="_Toc231638689"/>
      <w:r w:rsidRPr="00397387">
        <w:rPr>
          <w:rFonts w:ascii="Times New Roman" w:hAnsi="Times New Roman"/>
          <w:b/>
          <w:bCs/>
          <w:color w:val="auto"/>
          <w:sz w:val="24"/>
          <w:szCs w:val="24"/>
          <w:lang w:val="it-IT"/>
        </w:rPr>
        <w:t xml:space="preserve">1.2.Tipologia atacurilor cibernetice </w:t>
      </w:r>
      <w:r w:rsidR="007C11FA">
        <w:rPr>
          <w:rFonts w:ascii="Times New Roman" w:hAnsi="Times New Roman"/>
          <w:b/>
          <w:bCs/>
          <w:color w:val="auto"/>
          <w:sz w:val="24"/>
          <w:szCs w:val="24"/>
          <w:lang w:val="it-IT"/>
        </w:rPr>
        <w:t>ș</w:t>
      </w:r>
      <w:r w:rsidRPr="00397387">
        <w:rPr>
          <w:rFonts w:ascii="Times New Roman" w:hAnsi="Times New Roman"/>
          <w:b/>
          <w:bCs/>
          <w:color w:val="auto"/>
          <w:sz w:val="24"/>
          <w:szCs w:val="24"/>
          <w:lang w:val="it-IT"/>
        </w:rPr>
        <w:t>i mecanismele de ac</w:t>
      </w:r>
      <w:r w:rsidR="007C11FA">
        <w:rPr>
          <w:rFonts w:ascii="Times New Roman" w:hAnsi="Times New Roman"/>
          <w:b/>
          <w:bCs/>
          <w:color w:val="auto"/>
          <w:sz w:val="24"/>
          <w:szCs w:val="24"/>
          <w:lang w:val="it-IT"/>
        </w:rPr>
        <w:t>ț</w:t>
      </w:r>
      <w:r w:rsidRPr="00397387">
        <w:rPr>
          <w:rFonts w:ascii="Times New Roman" w:hAnsi="Times New Roman"/>
          <w:b/>
          <w:bCs/>
          <w:color w:val="auto"/>
          <w:sz w:val="24"/>
          <w:szCs w:val="24"/>
          <w:lang w:val="it-IT"/>
        </w:rPr>
        <w:t>iune</w:t>
      </w:r>
      <w:bookmarkEnd w:id="8"/>
    </w:p>
    <w:p w14:paraId="766FFE74" w14:textId="4F4FCB8C" w:rsidR="007A5527" w:rsidRDefault="004576B4" w:rsidP="007A5527">
      <w:pPr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it-IT"/>
        </w:rPr>
        <w:t>Atacurile cibernetice sunt ac</w:t>
      </w:r>
      <w:r w:rsidR="007C11FA">
        <w:rPr>
          <w:rFonts w:ascii="Times New Roman" w:hAnsi="Times New Roman"/>
          <w:lang w:val="it-IT"/>
        </w:rPr>
        <w:t>ț</w:t>
      </w:r>
      <w:r>
        <w:rPr>
          <w:rFonts w:ascii="Times New Roman" w:hAnsi="Times New Roman"/>
          <w:lang w:val="it-IT"/>
        </w:rPr>
        <w:t>iuni d</w:t>
      </w:r>
      <w:r w:rsidR="007C11FA">
        <w:rPr>
          <w:rFonts w:ascii="Times New Roman" w:hAnsi="Times New Roman"/>
          <w:lang w:val="it-IT"/>
        </w:rPr>
        <w:t>ă</w:t>
      </w:r>
      <w:r>
        <w:rPr>
          <w:rFonts w:ascii="Times New Roman" w:hAnsi="Times New Roman"/>
          <w:lang w:val="it-IT"/>
        </w:rPr>
        <w:t>un</w:t>
      </w:r>
      <w:r w:rsidR="007C11FA">
        <w:rPr>
          <w:rFonts w:ascii="Times New Roman" w:hAnsi="Times New Roman"/>
          <w:lang w:val="it-IT"/>
        </w:rPr>
        <w:t>ă</w:t>
      </w:r>
      <w:r>
        <w:rPr>
          <w:rFonts w:ascii="Times New Roman" w:hAnsi="Times New Roman"/>
          <w:lang w:val="it-IT"/>
        </w:rPr>
        <w:t xml:space="preserve">toare </w:t>
      </w:r>
      <w:r w:rsidR="007C11FA">
        <w:rPr>
          <w:rFonts w:ascii="Times New Roman" w:hAnsi="Times New Roman"/>
          <w:lang w:val="it-IT"/>
        </w:rPr>
        <w:t>î</w:t>
      </w:r>
      <w:r>
        <w:rPr>
          <w:rFonts w:ascii="Times New Roman" w:hAnsi="Times New Roman"/>
          <w:lang w:val="it-IT"/>
        </w:rPr>
        <w:t xml:space="preserve">ndreptate </w:t>
      </w:r>
      <w:r w:rsidR="007C11FA">
        <w:rPr>
          <w:rFonts w:ascii="Times New Roman" w:hAnsi="Times New Roman"/>
          <w:lang w:val="it-IT"/>
        </w:rPr>
        <w:t>î</w:t>
      </w:r>
      <w:r>
        <w:rPr>
          <w:rFonts w:ascii="Times New Roman" w:hAnsi="Times New Roman"/>
          <w:lang w:val="it-IT"/>
        </w:rPr>
        <w:t>mpotriva sistemelor informatice, re</w:t>
      </w:r>
      <w:r w:rsidR="007C11FA">
        <w:rPr>
          <w:rFonts w:ascii="Times New Roman" w:hAnsi="Times New Roman"/>
          <w:lang w:val="it-IT"/>
        </w:rPr>
        <w:t>ț</w:t>
      </w:r>
      <w:r>
        <w:rPr>
          <w:rFonts w:ascii="Times New Roman" w:hAnsi="Times New Roman"/>
          <w:lang w:val="it-IT"/>
        </w:rPr>
        <w:t>elelor sau datelor digitale, cu scopul de a le afecta confiden</w:t>
      </w:r>
      <w:r w:rsidR="007C11FA">
        <w:rPr>
          <w:rFonts w:ascii="Times New Roman" w:hAnsi="Times New Roman"/>
          <w:lang w:val="it-IT"/>
        </w:rPr>
        <w:t>ț</w:t>
      </w:r>
      <w:r>
        <w:rPr>
          <w:rFonts w:ascii="Times New Roman" w:hAnsi="Times New Roman"/>
          <w:lang w:val="it-IT"/>
        </w:rPr>
        <w:t>ialitatea, fiabilitatea sau disponibilitatea. Literatura de specialitate subliniaz</w:t>
      </w:r>
      <w:r w:rsidR="007C11FA">
        <w:rPr>
          <w:rFonts w:ascii="Times New Roman" w:hAnsi="Times New Roman"/>
          <w:lang w:val="it-IT"/>
        </w:rPr>
        <w:t>ă</w:t>
      </w:r>
      <w:r>
        <w:rPr>
          <w:rFonts w:ascii="Times New Roman" w:hAnsi="Times New Roman"/>
          <w:lang w:val="it-IT"/>
        </w:rPr>
        <w:t xml:space="preserve"> c</w:t>
      </w:r>
      <w:r w:rsidR="007C11FA">
        <w:rPr>
          <w:rFonts w:ascii="Times New Roman" w:hAnsi="Times New Roman"/>
          <w:lang w:val="it-IT"/>
        </w:rPr>
        <w:t>ă</w:t>
      </w:r>
      <w:r>
        <w:rPr>
          <w:rFonts w:ascii="Times New Roman" w:hAnsi="Times New Roman"/>
          <w:lang w:val="it-IT"/>
        </w:rPr>
        <w:t xml:space="preserve">, pentru a </w:t>
      </w:r>
      <w:r w:rsidR="007C11FA">
        <w:rPr>
          <w:rFonts w:ascii="Times New Roman" w:hAnsi="Times New Roman"/>
          <w:lang w:val="it-IT"/>
        </w:rPr>
        <w:t>î</w:t>
      </w:r>
      <w:r>
        <w:rPr>
          <w:rFonts w:ascii="Times New Roman" w:hAnsi="Times New Roman"/>
          <w:lang w:val="it-IT"/>
        </w:rPr>
        <w:t>n</w:t>
      </w:r>
      <w:r w:rsidR="007C11FA">
        <w:rPr>
          <w:rFonts w:ascii="Times New Roman" w:hAnsi="Times New Roman"/>
          <w:lang w:val="it-IT"/>
        </w:rPr>
        <w:t>ț</w:t>
      </w:r>
      <w:r>
        <w:rPr>
          <w:rFonts w:ascii="Times New Roman" w:hAnsi="Times New Roman"/>
          <w:lang w:val="it-IT"/>
        </w:rPr>
        <w:t xml:space="preserve">elege </w:t>
      </w:r>
      <w:r w:rsidR="007C11FA">
        <w:rPr>
          <w:rFonts w:ascii="Times New Roman" w:hAnsi="Times New Roman"/>
          <w:lang w:val="it-IT"/>
        </w:rPr>
        <w:t>ș</w:t>
      </w:r>
      <w:r>
        <w:rPr>
          <w:rFonts w:ascii="Times New Roman" w:hAnsi="Times New Roman"/>
          <w:lang w:val="it-IT"/>
        </w:rPr>
        <w:t>i gestiona eficient aceste amenin</w:t>
      </w:r>
      <w:r w:rsidR="007C11FA">
        <w:rPr>
          <w:rFonts w:ascii="Times New Roman" w:hAnsi="Times New Roman"/>
          <w:lang w:val="it-IT"/>
        </w:rPr>
        <w:t>ță</w:t>
      </w:r>
      <w:r>
        <w:rPr>
          <w:rFonts w:ascii="Times New Roman" w:hAnsi="Times New Roman"/>
          <w:lang w:val="it-IT"/>
        </w:rPr>
        <w:t>ri, este important</w:t>
      </w:r>
      <w:r w:rsidR="007C11FA">
        <w:rPr>
          <w:rFonts w:ascii="Times New Roman" w:hAnsi="Times New Roman"/>
          <w:lang w:val="it-IT"/>
        </w:rPr>
        <w:t>ă</w:t>
      </w:r>
      <w:r>
        <w:rPr>
          <w:rFonts w:ascii="Times New Roman" w:hAnsi="Times New Roman"/>
          <w:lang w:val="it-IT"/>
        </w:rPr>
        <w:t xml:space="preserve"> clasificarea clar</w:t>
      </w:r>
      <w:r w:rsidR="007C11FA">
        <w:rPr>
          <w:rFonts w:ascii="Times New Roman" w:hAnsi="Times New Roman"/>
          <w:lang w:val="it-IT"/>
        </w:rPr>
        <w:t>ă</w:t>
      </w:r>
      <w:r>
        <w:rPr>
          <w:rFonts w:ascii="Times New Roman" w:hAnsi="Times New Roman"/>
          <w:lang w:val="it-IT"/>
        </w:rPr>
        <w:t xml:space="preserve"> a tipurilor de atacuri. </w:t>
      </w:r>
      <w:r w:rsidRPr="002169AB">
        <w:rPr>
          <w:rFonts w:ascii="Times New Roman" w:hAnsi="Times New Roman"/>
          <w:lang w:val="en-US"/>
        </w:rPr>
        <w:t xml:space="preserve">Uma </w:t>
      </w:r>
      <w:r w:rsidR="007C11FA" w:rsidRPr="002169AB">
        <w:rPr>
          <w:rFonts w:ascii="Times New Roman" w:hAnsi="Times New Roman"/>
          <w:lang w:val="en-US"/>
        </w:rPr>
        <w:t>ș</w:t>
      </w:r>
      <w:r w:rsidRPr="002169AB">
        <w:rPr>
          <w:rFonts w:ascii="Times New Roman" w:hAnsi="Times New Roman"/>
          <w:lang w:val="en-US"/>
        </w:rPr>
        <w:t xml:space="preserve">i Padmavathi(2013) </w:t>
      </w:r>
      <w:r w:rsidRPr="005D7067">
        <w:rPr>
          <w:rFonts w:ascii="Times New Roman" w:hAnsi="Times New Roman"/>
          <w:lang w:val="en-US"/>
        </w:rPr>
        <w:t>) ofer</w:t>
      </w:r>
      <w:r w:rsidR="007C11FA">
        <w:rPr>
          <w:rFonts w:ascii="Times New Roman" w:hAnsi="Times New Roman"/>
          <w:lang w:val="en-US"/>
        </w:rPr>
        <w:t>ă</w:t>
      </w:r>
      <w:r w:rsidRPr="005D7067">
        <w:rPr>
          <w:rFonts w:ascii="Times New Roman" w:hAnsi="Times New Roman"/>
          <w:lang w:val="en-US"/>
        </w:rPr>
        <w:t xml:space="preserve"> o clasificare detaliat</w:t>
      </w:r>
      <w:r w:rsidR="007C11FA">
        <w:rPr>
          <w:rFonts w:ascii="Times New Roman" w:hAnsi="Times New Roman"/>
          <w:lang w:val="en-US"/>
        </w:rPr>
        <w:t>ă</w:t>
      </w:r>
      <w:r w:rsidRPr="005D7067">
        <w:rPr>
          <w:rFonts w:ascii="Times New Roman" w:hAnsi="Times New Roman"/>
          <w:lang w:val="en-US"/>
        </w:rPr>
        <w:t>, eviden</w:t>
      </w:r>
      <w:r w:rsidR="007C11FA">
        <w:rPr>
          <w:rFonts w:ascii="Times New Roman" w:hAnsi="Times New Roman"/>
          <w:lang w:val="en-US"/>
        </w:rPr>
        <w:t>ț</w:t>
      </w:r>
      <w:r w:rsidRPr="005D7067">
        <w:rPr>
          <w:rFonts w:ascii="Times New Roman" w:hAnsi="Times New Roman"/>
          <w:lang w:val="en-US"/>
        </w:rPr>
        <w:t xml:space="preserve">iind principalele tipuri: phishing, malware, ransomware, Denial-of-Service (DoS), Distributed Denial-of-Service (DDoS), Man-in-the-Middle (MitM), SQL injection </w:t>
      </w:r>
      <w:r w:rsidR="007C11FA">
        <w:rPr>
          <w:rFonts w:ascii="Times New Roman" w:hAnsi="Times New Roman"/>
          <w:lang w:val="en-US"/>
        </w:rPr>
        <w:t>ș</w:t>
      </w:r>
      <w:r w:rsidRPr="005D7067">
        <w:rPr>
          <w:rFonts w:ascii="Times New Roman" w:hAnsi="Times New Roman"/>
          <w:lang w:val="en-US"/>
        </w:rPr>
        <w:t>i furt de identitate.</w:t>
      </w:r>
    </w:p>
    <w:p w14:paraId="40DC821A" w14:textId="7E09C272" w:rsidR="00E54713" w:rsidRPr="002169AB" w:rsidRDefault="004576B4" w:rsidP="007A5527">
      <w:pPr>
        <w:jc w:val="both"/>
        <w:rPr>
          <w:rFonts w:ascii="Times New Roman" w:hAnsi="Times New Roman"/>
        </w:rPr>
      </w:pPr>
      <w:r w:rsidRPr="00D52A99">
        <w:rPr>
          <w:rFonts w:ascii="Times New Roman" w:hAnsi="Times New Roman"/>
        </w:rPr>
        <w:t>Statista (202</w:t>
      </w:r>
      <w:r w:rsidR="007A5527">
        <w:rPr>
          <w:rFonts w:ascii="Times New Roman" w:hAnsi="Times New Roman"/>
        </w:rPr>
        <w:t>5</w:t>
      </w:r>
      <w:r w:rsidRPr="00D52A99">
        <w:rPr>
          <w:rFonts w:ascii="Times New Roman" w:hAnsi="Times New Roman"/>
        </w:rPr>
        <w:t xml:space="preserve">) </w:t>
      </w:r>
      <w:r>
        <w:rPr>
          <w:rFonts w:ascii="Times New Roman" w:hAnsi="Times New Roman"/>
        </w:rPr>
        <w:t>eviden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faptul c</w:t>
      </w:r>
      <w:r w:rsidR="007C11FA">
        <w:rPr>
          <w:rFonts w:ascii="Times New Roman" w:hAnsi="Times New Roman"/>
        </w:rPr>
        <w:t>ă</w:t>
      </w:r>
      <w:r w:rsidRPr="00D52A99">
        <w:rPr>
          <w:rFonts w:ascii="Times New Roman" w:hAnsi="Times New Roman"/>
        </w:rPr>
        <w:t xml:space="preserve"> atacurile de tip ransomware au crescut mult </w:t>
      </w:r>
      <w:r w:rsidR="007C11FA">
        <w:rPr>
          <w:rFonts w:ascii="Times New Roman" w:hAnsi="Times New Roman"/>
        </w:rPr>
        <w:t>ș</w:t>
      </w:r>
      <w:r w:rsidRPr="00D52A99">
        <w:rPr>
          <w:rFonts w:ascii="Times New Roman" w:hAnsi="Times New Roman"/>
        </w:rPr>
        <w:t>i au devenit unul dintre principalele tipuri de infrac</w:t>
      </w:r>
      <w:r w:rsidR="007C11FA">
        <w:rPr>
          <w:rFonts w:ascii="Times New Roman" w:hAnsi="Times New Roman"/>
        </w:rPr>
        <w:t>ț</w:t>
      </w:r>
      <w:r w:rsidRPr="00D52A99">
        <w:rPr>
          <w:rFonts w:ascii="Times New Roman" w:hAnsi="Times New Roman"/>
        </w:rPr>
        <w:t>iuni cibernetice. Europol (202</w:t>
      </w:r>
      <w:r w:rsidR="007A5527">
        <w:rPr>
          <w:rFonts w:ascii="Times New Roman" w:hAnsi="Times New Roman"/>
        </w:rPr>
        <w:t>5</w:t>
      </w:r>
      <w:r w:rsidRPr="00D52A99">
        <w:rPr>
          <w:rFonts w:ascii="Times New Roman" w:hAnsi="Times New Roman"/>
        </w:rPr>
        <w:t>) confirm</w:t>
      </w:r>
      <w:r w:rsidR="007C11FA">
        <w:rPr>
          <w:rFonts w:ascii="Times New Roman" w:hAnsi="Times New Roman"/>
        </w:rPr>
        <w:t>ă</w:t>
      </w:r>
      <w:r w:rsidRPr="00D52A99">
        <w:rPr>
          <w:rFonts w:ascii="Times New Roman" w:hAnsi="Times New Roman"/>
        </w:rPr>
        <w:t xml:space="preserve"> acest lucru, spun</w:t>
      </w:r>
      <w:r w:rsidR="007C11FA">
        <w:rPr>
          <w:rFonts w:ascii="Times New Roman" w:hAnsi="Times New Roman"/>
        </w:rPr>
        <w:t>â</w:t>
      </w:r>
      <w:r w:rsidRPr="00D52A99">
        <w:rPr>
          <w:rFonts w:ascii="Times New Roman" w:hAnsi="Times New Roman"/>
        </w:rPr>
        <w:t>nd c</w:t>
      </w:r>
      <w:r w:rsidR="007C11FA">
        <w:rPr>
          <w:rFonts w:ascii="Times New Roman" w:hAnsi="Times New Roman"/>
        </w:rPr>
        <w:t>ă</w:t>
      </w:r>
      <w:r w:rsidRPr="00D52A99">
        <w:rPr>
          <w:rFonts w:ascii="Times New Roman" w:hAnsi="Times New Roman"/>
        </w:rPr>
        <w:t xml:space="preserve"> ransomware provoac</w:t>
      </w:r>
      <w:r w:rsidR="007C11FA">
        <w:rPr>
          <w:rFonts w:ascii="Times New Roman" w:hAnsi="Times New Roman"/>
        </w:rPr>
        <w:t>ă</w:t>
      </w:r>
      <w:r w:rsidRPr="00D52A99">
        <w:rPr>
          <w:rFonts w:ascii="Times New Roman" w:hAnsi="Times New Roman"/>
        </w:rPr>
        <w:t xml:space="preserve"> pierderi financiare serioase at</w:t>
      </w:r>
      <w:r w:rsidR="007C11FA">
        <w:rPr>
          <w:rFonts w:ascii="Times New Roman" w:hAnsi="Times New Roman"/>
        </w:rPr>
        <w:t>â</w:t>
      </w:r>
      <w:r w:rsidRPr="00D52A99">
        <w:rPr>
          <w:rFonts w:ascii="Times New Roman" w:hAnsi="Times New Roman"/>
        </w:rPr>
        <w:t>t pentru companii, c</w:t>
      </w:r>
      <w:r w:rsidR="007C11FA">
        <w:rPr>
          <w:rFonts w:ascii="Times New Roman" w:hAnsi="Times New Roman"/>
        </w:rPr>
        <w:t>â</w:t>
      </w:r>
      <w:r w:rsidRPr="00D52A99">
        <w:rPr>
          <w:rFonts w:ascii="Times New Roman" w:hAnsi="Times New Roman"/>
        </w:rPr>
        <w:t xml:space="preserve">t </w:t>
      </w:r>
      <w:r w:rsidR="007C11FA">
        <w:rPr>
          <w:rFonts w:ascii="Times New Roman" w:hAnsi="Times New Roman"/>
        </w:rPr>
        <w:t>ș</w:t>
      </w:r>
      <w:r w:rsidRPr="00D52A99">
        <w:rPr>
          <w:rFonts w:ascii="Times New Roman" w:hAnsi="Times New Roman"/>
        </w:rPr>
        <w:t>i pentru institu</w:t>
      </w:r>
      <w:r w:rsidR="007C11FA">
        <w:rPr>
          <w:rFonts w:ascii="Times New Roman" w:hAnsi="Times New Roman"/>
        </w:rPr>
        <w:t>ț</w:t>
      </w:r>
      <w:r w:rsidRPr="00D52A99">
        <w:rPr>
          <w:rFonts w:ascii="Times New Roman" w:hAnsi="Times New Roman"/>
        </w:rPr>
        <w:t>ii publice. Autorii men</w:t>
      </w:r>
      <w:r w:rsidR="007C11FA">
        <w:rPr>
          <w:rFonts w:ascii="Times New Roman" w:hAnsi="Times New Roman"/>
        </w:rPr>
        <w:t>ț</w:t>
      </w:r>
      <w:r w:rsidRPr="00D52A99">
        <w:rPr>
          <w:rFonts w:ascii="Times New Roman" w:hAnsi="Times New Roman"/>
        </w:rPr>
        <w:t>ioneaz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acest tip de atac cibernetic este foarte costisitor deoarece impune</w:t>
      </w:r>
      <w:r w:rsidRPr="00D52A99">
        <w:rPr>
          <w:rFonts w:ascii="Times New Roman" w:hAnsi="Times New Roman"/>
        </w:rPr>
        <w:t xml:space="preserve">  plata r</w:t>
      </w:r>
      <w:r w:rsidR="007C11FA">
        <w:rPr>
          <w:rFonts w:ascii="Times New Roman" w:hAnsi="Times New Roman"/>
        </w:rPr>
        <w:t>ă</w:t>
      </w:r>
      <w:r w:rsidRPr="00D52A99">
        <w:rPr>
          <w:rFonts w:ascii="Times New Roman" w:hAnsi="Times New Roman"/>
        </w:rPr>
        <w:t>scump</w:t>
      </w:r>
      <w:r w:rsidR="007C11FA">
        <w:rPr>
          <w:rFonts w:ascii="Times New Roman" w:hAnsi="Times New Roman"/>
        </w:rPr>
        <w:t>ă</w:t>
      </w:r>
      <w:r w:rsidRPr="00D52A99">
        <w:rPr>
          <w:rFonts w:ascii="Times New Roman" w:hAnsi="Times New Roman"/>
        </w:rPr>
        <w:t>r</w:t>
      </w:r>
      <w:r w:rsidR="007C11FA">
        <w:rPr>
          <w:rFonts w:ascii="Times New Roman" w:hAnsi="Times New Roman"/>
        </w:rPr>
        <w:t>ă</w:t>
      </w:r>
      <w:r w:rsidRPr="00D52A99">
        <w:rPr>
          <w:rFonts w:ascii="Times New Roman" w:hAnsi="Times New Roman"/>
        </w:rPr>
        <w:t>rilor, oprirea activit</w:t>
      </w:r>
      <w:r w:rsidR="007C11FA">
        <w:rPr>
          <w:rFonts w:ascii="Times New Roman" w:hAnsi="Times New Roman"/>
        </w:rPr>
        <w:t>ăț</w:t>
      </w:r>
      <w:r w:rsidRPr="00D52A99">
        <w:rPr>
          <w:rFonts w:ascii="Times New Roman" w:hAnsi="Times New Roman"/>
        </w:rPr>
        <w:t xml:space="preserve">ii </w:t>
      </w:r>
      <w:r w:rsidR="007C11FA">
        <w:rPr>
          <w:rFonts w:ascii="Times New Roman" w:hAnsi="Times New Roman"/>
        </w:rPr>
        <w:t>ș</w:t>
      </w:r>
      <w:r w:rsidRPr="00D52A99">
        <w:rPr>
          <w:rFonts w:ascii="Times New Roman" w:hAnsi="Times New Roman"/>
        </w:rPr>
        <w:t>i refacerea sistemelor</w:t>
      </w:r>
      <w:r>
        <w:rPr>
          <w:rFonts w:ascii="Times New Roman" w:hAnsi="Times New Roman"/>
        </w:rPr>
        <w:t>.</w:t>
      </w:r>
    </w:p>
    <w:p w14:paraId="301C7CD7" w14:textId="2A92123F" w:rsidR="00E54713" w:rsidRPr="00E54713" w:rsidRDefault="007C11FA" w:rsidP="00163268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Î</w:t>
      </w:r>
      <w:r w:rsidR="00E54713" w:rsidRPr="00C721D4">
        <w:rPr>
          <w:rFonts w:ascii="Times New Roman" w:hAnsi="Times New Roman"/>
        </w:rPr>
        <w:t>n acela</w:t>
      </w:r>
      <w:r>
        <w:rPr>
          <w:rFonts w:ascii="Times New Roman" w:hAnsi="Times New Roman"/>
        </w:rPr>
        <w:t>ș</w:t>
      </w:r>
      <w:r w:rsidR="00E54713" w:rsidRPr="00C721D4">
        <w:rPr>
          <w:rFonts w:ascii="Times New Roman" w:hAnsi="Times New Roman"/>
        </w:rPr>
        <w:t xml:space="preserve">i timp, </w:t>
      </w:r>
      <w:r w:rsidR="00E54713" w:rsidRPr="00DA3204">
        <w:rPr>
          <w:rFonts w:ascii="Times New Roman" w:hAnsi="Times New Roman"/>
        </w:rPr>
        <w:t>Santos</w:t>
      </w:r>
      <w:r w:rsidR="00E5471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ș</w:t>
      </w:r>
      <w:r w:rsidR="00E54713">
        <w:rPr>
          <w:rFonts w:ascii="Times New Roman" w:hAnsi="Times New Roman"/>
        </w:rPr>
        <w:t xml:space="preserve">.a. (2025) </w:t>
      </w:r>
      <w:r w:rsidR="00E54713" w:rsidRPr="00C721D4">
        <w:rPr>
          <w:rFonts w:ascii="Times New Roman" w:hAnsi="Times New Roman"/>
        </w:rPr>
        <w:t>propune un cadru de taxonomie care grupeaz</w:t>
      </w:r>
      <w:r>
        <w:rPr>
          <w:rFonts w:ascii="Times New Roman" w:hAnsi="Times New Roman"/>
        </w:rPr>
        <w:t>ă</w:t>
      </w:r>
      <w:r w:rsidR="00E54713" w:rsidRPr="00C721D4">
        <w:rPr>
          <w:rFonts w:ascii="Times New Roman" w:hAnsi="Times New Roman"/>
        </w:rPr>
        <w:t xml:space="preserve"> atacurile </w:t>
      </w:r>
      <w:r>
        <w:rPr>
          <w:rFonts w:ascii="Times New Roman" w:hAnsi="Times New Roman"/>
        </w:rPr>
        <w:t>î</w:t>
      </w:r>
      <w:r w:rsidR="00E54713" w:rsidRPr="00C721D4">
        <w:rPr>
          <w:rFonts w:ascii="Times New Roman" w:hAnsi="Times New Roman"/>
        </w:rPr>
        <w:t>n func</w:t>
      </w:r>
      <w:r>
        <w:rPr>
          <w:rFonts w:ascii="Times New Roman" w:hAnsi="Times New Roman"/>
        </w:rPr>
        <w:t>ț</w:t>
      </w:r>
      <w:r w:rsidR="00E54713" w:rsidRPr="00C721D4">
        <w:rPr>
          <w:rFonts w:ascii="Times New Roman" w:hAnsi="Times New Roman"/>
        </w:rPr>
        <w:t xml:space="preserve">ie de modul </w:t>
      </w:r>
      <w:r>
        <w:rPr>
          <w:rFonts w:ascii="Times New Roman" w:hAnsi="Times New Roman"/>
        </w:rPr>
        <w:t>î</w:t>
      </w:r>
      <w:r w:rsidR="00E54713" w:rsidRPr="00C721D4">
        <w:rPr>
          <w:rFonts w:ascii="Times New Roman" w:hAnsi="Times New Roman"/>
        </w:rPr>
        <w:t>n care exploateaz</w:t>
      </w:r>
      <w:r>
        <w:rPr>
          <w:rFonts w:ascii="Times New Roman" w:hAnsi="Times New Roman"/>
        </w:rPr>
        <w:t>ă</w:t>
      </w:r>
      <w:r w:rsidR="00E54713" w:rsidRPr="00C721D4">
        <w:rPr>
          <w:rFonts w:ascii="Times New Roman" w:hAnsi="Times New Roman"/>
        </w:rPr>
        <w:t xml:space="preserve"> sistemele </w:t>
      </w:r>
      <w:r>
        <w:rPr>
          <w:rFonts w:ascii="Times New Roman" w:hAnsi="Times New Roman"/>
        </w:rPr>
        <w:t>ș</w:t>
      </w:r>
      <w:r w:rsidR="00E54713" w:rsidRPr="00C721D4">
        <w:rPr>
          <w:rFonts w:ascii="Times New Roman" w:hAnsi="Times New Roman"/>
        </w:rPr>
        <w:t>i de obiectivele pe care urm</w:t>
      </w:r>
      <w:r>
        <w:rPr>
          <w:rFonts w:ascii="Times New Roman" w:hAnsi="Times New Roman"/>
        </w:rPr>
        <w:t>ă</w:t>
      </w:r>
      <w:r w:rsidR="00E54713" w:rsidRPr="00C721D4">
        <w:rPr>
          <w:rFonts w:ascii="Times New Roman" w:hAnsi="Times New Roman"/>
        </w:rPr>
        <w:t>resc s</w:t>
      </w:r>
      <w:r>
        <w:rPr>
          <w:rFonts w:ascii="Times New Roman" w:hAnsi="Times New Roman"/>
        </w:rPr>
        <w:t>ă</w:t>
      </w:r>
      <w:r w:rsidR="00E54713" w:rsidRPr="00C721D4">
        <w:rPr>
          <w:rFonts w:ascii="Times New Roman" w:hAnsi="Times New Roman"/>
        </w:rPr>
        <w:t xml:space="preserve"> le ating</w:t>
      </w:r>
      <w:r>
        <w:rPr>
          <w:rFonts w:ascii="Times New Roman" w:hAnsi="Times New Roman"/>
        </w:rPr>
        <w:t>ă</w:t>
      </w:r>
      <w:r w:rsidR="00E54713" w:rsidRPr="00C721D4">
        <w:rPr>
          <w:rFonts w:ascii="Times New Roman" w:hAnsi="Times New Roman"/>
        </w:rPr>
        <w:t>.</w:t>
      </w:r>
      <w:r w:rsidR="00E54713">
        <w:rPr>
          <w:rFonts w:ascii="Times New Roman" w:hAnsi="Times New Roman"/>
        </w:rPr>
        <w:t xml:space="preserve"> </w:t>
      </w:r>
      <w:r w:rsidR="00E54713" w:rsidRPr="002169AB">
        <w:rPr>
          <w:rFonts w:ascii="Times New Roman" w:hAnsi="Times New Roman"/>
          <w:lang w:val="it-IT"/>
        </w:rPr>
        <w:t>Aceast</w:t>
      </w:r>
      <w:r w:rsidRPr="002169AB">
        <w:rPr>
          <w:rFonts w:ascii="Times New Roman" w:hAnsi="Times New Roman"/>
          <w:lang w:val="it-IT"/>
        </w:rPr>
        <w:t>ă</w:t>
      </w:r>
      <w:r w:rsidR="00E54713" w:rsidRPr="002169AB">
        <w:rPr>
          <w:rFonts w:ascii="Times New Roman" w:hAnsi="Times New Roman"/>
          <w:lang w:val="it-IT"/>
        </w:rPr>
        <w:t xml:space="preserve"> abordare ajut</w:t>
      </w:r>
      <w:r w:rsidRPr="002169AB">
        <w:rPr>
          <w:rFonts w:ascii="Times New Roman" w:hAnsi="Times New Roman"/>
          <w:lang w:val="it-IT"/>
        </w:rPr>
        <w:t>ă</w:t>
      </w:r>
      <w:r w:rsidR="00E54713" w:rsidRPr="002169AB">
        <w:rPr>
          <w:rFonts w:ascii="Times New Roman" w:hAnsi="Times New Roman"/>
          <w:lang w:val="it-IT"/>
        </w:rPr>
        <w:t xml:space="preserve"> cercet</w:t>
      </w:r>
      <w:r w:rsidRPr="002169AB">
        <w:rPr>
          <w:rFonts w:ascii="Times New Roman" w:hAnsi="Times New Roman"/>
          <w:lang w:val="it-IT"/>
        </w:rPr>
        <w:t>ă</w:t>
      </w:r>
      <w:r w:rsidR="00E54713" w:rsidRPr="002169AB">
        <w:rPr>
          <w:rFonts w:ascii="Times New Roman" w:hAnsi="Times New Roman"/>
          <w:lang w:val="it-IT"/>
        </w:rPr>
        <w:t xml:space="preserve">torii </w:t>
      </w:r>
      <w:r w:rsidRPr="002169AB">
        <w:rPr>
          <w:rFonts w:ascii="Times New Roman" w:hAnsi="Times New Roman"/>
          <w:lang w:val="it-IT"/>
        </w:rPr>
        <w:t>ș</w:t>
      </w:r>
      <w:r w:rsidR="00E54713" w:rsidRPr="002169AB">
        <w:rPr>
          <w:rFonts w:ascii="Times New Roman" w:hAnsi="Times New Roman"/>
          <w:lang w:val="it-IT"/>
        </w:rPr>
        <w:t>i speciali</w:t>
      </w:r>
      <w:r w:rsidRPr="002169AB">
        <w:rPr>
          <w:rFonts w:ascii="Times New Roman" w:hAnsi="Times New Roman"/>
          <w:lang w:val="it-IT"/>
        </w:rPr>
        <w:t>ș</w:t>
      </w:r>
      <w:r w:rsidR="00E54713" w:rsidRPr="002169AB">
        <w:rPr>
          <w:rFonts w:ascii="Times New Roman" w:hAnsi="Times New Roman"/>
          <w:lang w:val="it-IT"/>
        </w:rPr>
        <w:t>tii s</w:t>
      </w:r>
      <w:r w:rsidRPr="002169AB">
        <w:rPr>
          <w:rFonts w:ascii="Times New Roman" w:hAnsi="Times New Roman"/>
          <w:lang w:val="it-IT"/>
        </w:rPr>
        <w:t>ă</w:t>
      </w:r>
      <w:r w:rsidR="00E54713" w:rsidRPr="002169AB">
        <w:rPr>
          <w:rFonts w:ascii="Times New Roman" w:hAnsi="Times New Roman"/>
          <w:lang w:val="it-IT"/>
        </w:rPr>
        <w:t xml:space="preserve"> identifice modele comune </w:t>
      </w:r>
      <w:r w:rsidRPr="002169AB">
        <w:rPr>
          <w:rFonts w:ascii="Times New Roman" w:hAnsi="Times New Roman"/>
          <w:lang w:val="it-IT"/>
        </w:rPr>
        <w:t>ș</w:t>
      </w:r>
      <w:r w:rsidR="00E54713" w:rsidRPr="002169AB">
        <w:rPr>
          <w:rFonts w:ascii="Times New Roman" w:hAnsi="Times New Roman"/>
          <w:lang w:val="it-IT"/>
        </w:rPr>
        <w:t>i s</w:t>
      </w:r>
      <w:r w:rsidRPr="002169AB">
        <w:rPr>
          <w:rFonts w:ascii="Times New Roman" w:hAnsi="Times New Roman"/>
          <w:lang w:val="it-IT"/>
        </w:rPr>
        <w:t>ă</w:t>
      </w:r>
      <w:r w:rsidR="00E54713" w:rsidRPr="002169AB">
        <w:rPr>
          <w:rFonts w:ascii="Times New Roman" w:hAnsi="Times New Roman"/>
          <w:lang w:val="it-IT"/>
        </w:rPr>
        <w:t xml:space="preserve"> creeze metode de ap</w:t>
      </w:r>
      <w:r w:rsidRPr="002169AB">
        <w:rPr>
          <w:rFonts w:ascii="Times New Roman" w:hAnsi="Times New Roman"/>
          <w:lang w:val="it-IT"/>
        </w:rPr>
        <w:t>ă</w:t>
      </w:r>
      <w:r w:rsidR="00E54713" w:rsidRPr="002169AB">
        <w:rPr>
          <w:rFonts w:ascii="Times New Roman" w:hAnsi="Times New Roman"/>
          <w:lang w:val="it-IT"/>
        </w:rPr>
        <w:t>rare adaptate fiec</w:t>
      </w:r>
      <w:r w:rsidRPr="002169AB">
        <w:rPr>
          <w:rFonts w:ascii="Times New Roman" w:hAnsi="Times New Roman"/>
          <w:lang w:val="it-IT"/>
        </w:rPr>
        <w:t>ă</w:t>
      </w:r>
      <w:r w:rsidR="00E54713" w:rsidRPr="002169AB">
        <w:rPr>
          <w:rFonts w:ascii="Times New Roman" w:hAnsi="Times New Roman"/>
          <w:lang w:val="it-IT"/>
        </w:rPr>
        <w:t xml:space="preserve">rui tip de atac. De exemplu, atacurile de tip phishing </w:t>
      </w:r>
      <w:r w:rsidRPr="002169AB">
        <w:rPr>
          <w:rFonts w:ascii="Times New Roman" w:hAnsi="Times New Roman"/>
          <w:lang w:val="it-IT"/>
        </w:rPr>
        <w:t>ș</w:t>
      </w:r>
      <w:r w:rsidR="00E54713" w:rsidRPr="002169AB">
        <w:rPr>
          <w:rFonts w:ascii="Times New Roman" w:hAnsi="Times New Roman"/>
          <w:lang w:val="it-IT"/>
        </w:rPr>
        <w:t>i ransomware urm</w:t>
      </w:r>
      <w:r w:rsidRPr="002169AB">
        <w:rPr>
          <w:rFonts w:ascii="Times New Roman" w:hAnsi="Times New Roman"/>
          <w:lang w:val="it-IT"/>
        </w:rPr>
        <w:t>ă</w:t>
      </w:r>
      <w:r w:rsidR="00E54713" w:rsidRPr="002169AB">
        <w:rPr>
          <w:rFonts w:ascii="Times New Roman" w:hAnsi="Times New Roman"/>
          <w:lang w:val="it-IT"/>
        </w:rPr>
        <w:t>resc ob</w:t>
      </w:r>
      <w:r w:rsidRPr="002169AB">
        <w:rPr>
          <w:rFonts w:ascii="Times New Roman" w:hAnsi="Times New Roman"/>
          <w:lang w:val="it-IT"/>
        </w:rPr>
        <w:t>ț</w:t>
      </w:r>
      <w:r w:rsidR="00E54713" w:rsidRPr="002169AB">
        <w:rPr>
          <w:rFonts w:ascii="Times New Roman" w:hAnsi="Times New Roman"/>
          <w:lang w:val="it-IT"/>
        </w:rPr>
        <w:t>inerea neautorizat</w:t>
      </w:r>
      <w:r w:rsidRPr="002169AB">
        <w:rPr>
          <w:rFonts w:ascii="Times New Roman" w:hAnsi="Times New Roman"/>
          <w:lang w:val="it-IT"/>
        </w:rPr>
        <w:t>ă</w:t>
      </w:r>
      <w:r w:rsidR="00E54713" w:rsidRPr="002169AB">
        <w:rPr>
          <w:rFonts w:ascii="Times New Roman" w:hAnsi="Times New Roman"/>
          <w:lang w:val="it-IT"/>
        </w:rPr>
        <w:t xml:space="preserve"> de informa</w:t>
      </w:r>
      <w:r w:rsidRPr="002169AB">
        <w:rPr>
          <w:rFonts w:ascii="Times New Roman" w:hAnsi="Times New Roman"/>
          <w:lang w:val="it-IT"/>
        </w:rPr>
        <w:t>ț</w:t>
      </w:r>
      <w:r w:rsidR="00E54713" w:rsidRPr="002169AB">
        <w:rPr>
          <w:rFonts w:ascii="Times New Roman" w:hAnsi="Times New Roman"/>
          <w:lang w:val="it-IT"/>
        </w:rPr>
        <w:t xml:space="preserve">ii sau blocarea accesului la resurse importante, </w:t>
      </w:r>
      <w:r w:rsidRPr="002169AB">
        <w:rPr>
          <w:rFonts w:ascii="Times New Roman" w:hAnsi="Times New Roman"/>
          <w:lang w:val="it-IT"/>
        </w:rPr>
        <w:t>î</w:t>
      </w:r>
      <w:r w:rsidR="00E54713" w:rsidRPr="002169AB">
        <w:rPr>
          <w:rFonts w:ascii="Times New Roman" w:hAnsi="Times New Roman"/>
          <w:lang w:val="it-IT"/>
        </w:rPr>
        <w:t xml:space="preserve">n timp ce atacurile DoS </w:t>
      </w:r>
      <w:r w:rsidRPr="002169AB">
        <w:rPr>
          <w:rFonts w:ascii="Times New Roman" w:hAnsi="Times New Roman"/>
          <w:lang w:val="it-IT"/>
        </w:rPr>
        <w:t>ș</w:t>
      </w:r>
      <w:r w:rsidR="00E54713" w:rsidRPr="002169AB">
        <w:rPr>
          <w:rFonts w:ascii="Times New Roman" w:hAnsi="Times New Roman"/>
          <w:lang w:val="it-IT"/>
        </w:rPr>
        <w:t xml:space="preserve">i DDoS sunt folosite pentru a  perturba serviciile </w:t>
      </w:r>
      <w:r w:rsidRPr="002169AB">
        <w:rPr>
          <w:rFonts w:ascii="Times New Roman" w:hAnsi="Times New Roman"/>
          <w:lang w:val="it-IT"/>
        </w:rPr>
        <w:t>ș</w:t>
      </w:r>
      <w:r w:rsidR="00E54713" w:rsidRPr="002169AB">
        <w:rPr>
          <w:rFonts w:ascii="Times New Roman" w:hAnsi="Times New Roman"/>
          <w:lang w:val="it-IT"/>
        </w:rPr>
        <w:t>i pentru a afecta  disponibilitatea sistemelor.</w:t>
      </w:r>
    </w:p>
    <w:p w14:paraId="49F665A4" w14:textId="65CE103A" w:rsidR="00397387" w:rsidRDefault="003373B4" w:rsidP="00163268">
      <w:pPr>
        <w:jc w:val="both"/>
        <w:rPr>
          <w:rFonts w:ascii="Times New Roman" w:hAnsi="Times New Roman"/>
          <w:lang w:val="it-IT"/>
        </w:rPr>
      </w:pPr>
      <w:r w:rsidRPr="00C721D4">
        <w:rPr>
          <w:rFonts w:ascii="Times New Roman" w:hAnsi="Times New Roman"/>
          <w:lang w:val="it-IT"/>
        </w:rPr>
        <w:t xml:space="preserve">De asemenea, </w:t>
      </w:r>
      <w:r w:rsidRPr="00B373F7">
        <w:rPr>
          <w:rFonts w:ascii="Times New Roman" w:hAnsi="Times New Roman"/>
        </w:rPr>
        <w:t>Luiijf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.a. </w:t>
      </w:r>
      <w:r w:rsidRPr="00B373F7">
        <w:rPr>
          <w:rFonts w:ascii="Times New Roman" w:hAnsi="Times New Roman"/>
        </w:rPr>
        <w:t>(2019)</w:t>
      </w:r>
      <w:r w:rsidRPr="00C721D4">
        <w:rPr>
          <w:rFonts w:ascii="Times New Roman" w:hAnsi="Times New Roman"/>
          <w:lang w:val="it-IT"/>
        </w:rPr>
        <w:t xml:space="preserve"> prezint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multitudinea de metode diferite prin care se pot clasifica atacurile cibernetice. De asemenea, pentru a 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>ine pasul cu schimb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>rile rapide ale acestor atacuri provocate de evolu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>ia tehnologiei, trebuie implementat un sistem comun. Taxonomiile moderne nu grupeaz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atacurile doar dup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modul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 xml:space="preserve">n care sunt provocate, ci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>i dup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efectele economice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>i sociale pe care le provoac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asupra companiilor vizate. De exemplu, un atac DDoS asupra unei b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>nci poate provoca pierderi mari, afect</w:t>
      </w:r>
      <w:r w:rsidR="007C11FA">
        <w:rPr>
          <w:rFonts w:ascii="Times New Roman" w:hAnsi="Times New Roman"/>
          <w:lang w:val="it-IT"/>
        </w:rPr>
        <w:t>â</w:t>
      </w:r>
      <w:r w:rsidRPr="00C721D4">
        <w:rPr>
          <w:rFonts w:ascii="Times New Roman" w:hAnsi="Times New Roman"/>
          <w:lang w:val="it-IT"/>
        </w:rPr>
        <w:t xml:space="preserve">nd nu doar banca, ci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 xml:space="preserve">i partenerii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>i clien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 xml:space="preserve">ii </w:t>
      </w:r>
      <w:r w:rsidRPr="00C721D4">
        <w:rPr>
          <w:rFonts w:ascii="Times New Roman" w:hAnsi="Times New Roman"/>
          <w:lang w:val="it-IT"/>
        </w:rPr>
        <w:lastRenderedPageBreak/>
        <w:t>acesteia.</w:t>
      </w:r>
      <w:r>
        <w:rPr>
          <w:rFonts w:ascii="Times New Roman" w:hAnsi="Times New Roman"/>
          <w:lang w:val="it-IT"/>
        </w:rPr>
        <w:t xml:space="preserve"> </w:t>
      </w:r>
      <w:r w:rsidR="007C11FA" w:rsidRPr="002169AB">
        <w:rPr>
          <w:rFonts w:ascii="Times New Roman" w:hAnsi="Times New Roman"/>
          <w:lang w:val="it-IT"/>
        </w:rPr>
        <w:t>Î</w:t>
      </w:r>
      <w:r w:rsidRPr="002169AB">
        <w:rPr>
          <w:rFonts w:ascii="Times New Roman" w:hAnsi="Times New Roman"/>
          <w:lang w:val="it-IT"/>
        </w:rPr>
        <w:t>n ceea ce prive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te amenin</w:t>
      </w:r>
      <w:r w:rsidR="007C11FA" w:rsidRPr="002169AB">
        <w:rPr>
          <w:rFonts w:ascii="Times New Roman" w:hAnsi="Times New Roman"/>
          <w:lang w:val="it-IT"/>
        </w:rPr>
        <w:t>ță</w:t>
      </w:r>
      <w:r w:rsidRPr="002169AB">
        <w:rPr>
          <w:rFonts w:ascii="Times New Roman" w:hAnsi="Times New Roman"/>
          <w:lang w:val="it-IT"/>
        </w:rPr>
        <w:t xml:space="preserve">rile la nivel de date, Almaiah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.a. (2024) arat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c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atacuri precum injec</w:t>
      </w:r>
      <w:r w:rsidR="007C11FA" w:rsidRPr="002169AB">
        <w:rPr>
          <w:rFonts w:ascii="Times New Roman" w:hAnsi="Times New Roman"/>
          <w:lang w:val="it-IT"/>
        </w:rPr>
        <w:t>ț</w:t>
      </w:r>
      <w:r w:rsidRPr="002169AB">
        <w:rPr>
          <w:rFonts w:ascii="Times New Roman" w:hAnsi="Times New Roman"/>
          <w:lang w:val="it-IT"/>
        </w:rPr>
        <w:t>iile SQL sau exploatarea vulnerabilit</w:t>
      </w:r>
      <w:r w:rsidR="007C11FA" w:rsidRPr="002169AB">
        <w:rPr>
          <w:rFonts w:ascii="Times New Roman" w:hAnsi="Times New Roman"/>
          <w:lang w:val="it-IT"/>
        </w:rPr>
        <w:t>ăț</w:t>
      </w:r>
      <w:r w:rsidRPr="002169AB">
        <w:rPr>
          <w:rFonts w:ascii="Times New Roman" w:hAnsi="Times New Roman"/>
          <w:lang w:val="it-IT"/>
        </w:rPr>
        <w:t>ilor bazelor de date reprezint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riscuri majore pentru confiden</w:t>
      </w:r>
      <w:r w:rsidR="007C11FA" w:rsidRPr="002169AB">
        <w:rPr>
          <w:rFonts w:ascii="Times New Roman" w:hAnsi="Times New Roman"/>
          <w:lang w:val="it-IT"/>
        </w:rPr>
        <w:t>ț</w:t>
      </w:r>
      <w:r w:rsidRPr="002169AB">
        <w:rPr>
          <w:rFonts w:ascii="Times New Roman" w:hAnsi="Times New Roman"/>
          <w:lang w:val="it-IT"/>
        </w:rPr>
        <w:t xml:space="preserve">ialitatea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disponibilitatea informa</w:t>
      </w:r>
      <w:r w:rsidR="007C11FA" w:rsidRPr="002169AB">
        <w:rPr>
          <w:rFonts w:ascii="Times New Roman" w:hAnsi="Times New Roman"/>
          <w:lang w:val="it-IT"/>
        </w:rPr>
        <w:t>ț</w:t>
      </w:r>
      <w:r w:rsidRPr="002169AB">
        <w:rPr>
          <w:rFonts w:ascii="Times New Roman" w:hAnsi="Times New Roman"/>
          <w:lang w:val="it-IT"/>
        </w:rPr>
        <w:t>iilor. Aceast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clasificare ajut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organiza</w:t>
      </w:r>
      <w:r w:rsidR="007C11FA" w:rsidRPr="002169AB">
        <w:rPr>
          <w:rFonts w:ascii="Times New Roman" w:hAnsi="Times New Roman"/>
          <w:lang w:val="it-IT"/>
        </w:rPr>
        <w:t>ț</w:t>
      </w:r>
      <w:r w:rsidRPr="002169AB">
        <w:rPr>
          <w:rFonts w:ascii="Times New Roman" w:hAnsi="Times New Roman"/>
          <w:lang w:val="it-IT"/>
        </w:rPr>
        <w:t>iile s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prioritizeze m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surile de securitate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s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implementeze protec</w:t>
      </w:r>
      <w:r w:rsidR="007C11FA" w:rsidRPr="002169AB">
        <w:rPr>
          <w:rFonts w:ascii="Times New Roman" w:hAnsi="Times New Roman"/>
          <w:lang w:val="it-IT"/>
        </w:rPr>
        <w:t>ț</w:t>
      </w:r>
      <w:r w:rsidRPr="002169AB">
        <w:rPr>
          <w:rFonts w:ascii="Times New Roman" w:hAnsi="Times New Roman"/>
          <w:lang w:val="it-IT"/>
        </w:rPr>
        <w:t>ii specifice fiec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>rui tip de atac .</w:t>
      </w:r>
    </w:p>
    <w:p w14:paraId="2C6E9EF3" w14:textId="6754A893" w:rsidR="003373B4" w:rsidRDefault="003373B4" w:rsidP="00163268">
      <w:pPr>
        <w:jc w:val="both"/>
        <w:rPr>
          <w:rFonts w:ascii="Times New Roman" w:hAnsi="Times New Roman"/>
          <w:lang w:val="it-IT"/>
        </w:rPr>
      </w:pPr>
      <w:r w:rsidRPr="002169AB">
        <w:rPr>
          <w:rFonts w:ascii="Times New Roman" w:hAnsi="Times New Roman"/>
          <w:lang w:val="it-IT"/>
        </w:rPr>
        <w:t xml:space="preserve"> </w:t>
      </w:r>
      <w:r w:rsidRPr="00464048">
        <w:rPr>
          <w:rFonts w:ascii="Times New Roman" w:hAnsi="Times New Roman"/>
        </w:rPr>
        <w:t>Leukfeldt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.a.</w:t>
      </w:r>
      <w:r w:rsidRPr="002169AB">
        <w:rPr>
          <w:rFonts w:ascii="Times New Roman" w:hAnsi="Times New Roman"/>
          <w:lang w:val="it-IT"/>
        </w:rPr>
        <w:t xml:space="preserve"> (2022) subliniaz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c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>, de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nu exist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un acord global asupra defini</w:t>
      </w:r>
      <w:r w:rsidR="007C11FA" w:rsidRPr="002169AB">
        <w:rPr>
          <w:rFonts w:ascii="Times New Roman" w:hAnsi="Times New Roman"/>
          <w:lang w:val="it-IT"/>
        </w:rPr>
        <w:t>ț</w:t>
      </w:r>
      <w:r w:rsidRPr="002169AB">
        <w:rPr>
          <w:rFonts w:ascii="Times New Roman" w:hAnsi="Times New Roman"/>
          <w:lang w:val="it-IT"/>
        </w:rPr>
        <w:t>iilor exacte ale criminalit</w:t>
      </w:r>
      <w:r w:rsidR="007C11FA" w:rsidRPr="002169AB">
        <w:rPr>
          <w:rFonts w:ascii="Times New Roman" w:hAnsi="Times New Roman"/>
          <w:lang w:val="it-IT"/>
        </w:rPr>
        <w:t>ăț</w:t>
      </w:r>
      <w:r w:rsidRPr="002169AB">
        <w:rPr>
          <w:rFonts w:ascii="Times New Roman" w:hAnsi="Times New Roman"/>
          <w:lang w:val="it-IT"/>
        </w:rPr>
        <w:t>ii cibernetice, exist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o tendin</w:t>
      </w:r>
      <w:r w:rsidR="007C11FA" w:rsidRPr="002169AB">
        <w:rPr>
          <w:rFonts w:ascii="Times New Roman" w:hAnsi="Times New Roman"/>
          <w:lang w:val="it-IT"/>
        </w:rPr>
        <w:t>ță</w:t>
      </w:r>
      <w:r w:rsidRPr="002169AB">
        <w:rPr>
          <w:rFonts w:ascii="Times New Roman" w:hAnsi="Times New Roman"/>
          <w:lang w:val="it-IT"/>
        </w:rPr>
        <w:t xml:space="preserve"> clar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</w:t>
      </w:r>
      <w:r w:rsidR="007C11FA" w:rsidRPr="002169AB">
        <w:rPr>
          <w:rFonts w:ascii="Times New Roman" w:hAnsi="Times New Roman"/>
          <w:lang w:val="it-IT"/>
        </w:rPr>
        <w:t>î</w:t>
      </w:r>
      <w:r w:rsidRPr="002169AB">
        <w:rPr>
          <w:rFonts w:ascii="Times New Roman" w:hAnsi="Times New Roman"/>
          <w:lang w:val="it-IT"/>
        </w:rPr>
        <w:t>n literatura academic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de a organiza atacurile cibernetice </w:t>
      </w:r>
      <w:r w:rsidR="007C11FA" w:rsidRPr="002169AB">
        <w:rPr>
          <w:rFonts w:ascii="Times New Roman" w:hAnsi="Times New Roman"/>
          <w:lang w:val="it-IT"/>
        </w:rPr>
        <w:t>î</w:t>
      </w:r>
      <w:r w:rsidRPr="002169AB">
        <w:rPr>
          <w:rFonts w:ascii="Times New Roman" w:hAnsi="Times New Roman"/>
          <w:lang w:val="it-IT"/>
        </w:rPr>
        <w:t xml:space="preserve">n tipuri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 xml:space="preserve">i subtipuri coerente. </w:t>
      </w:r>
      <w:r w:rsidRPr="00C721D4">
        <w:rPr>
          <w:rFonts w:ascii="Times New Roman" w:hAnsi="Times New Roman"/>
          <w:lang w:val="it-IT"/>
        </w:rPr>
        <w:t>Aceast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structur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faciliteaz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compararea atacurilor, evaluarea riscurilor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>i dezvoltarea strategiilor de ap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>rare la nivel organiza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 xml:space="preserve">ional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>i guvernamental .</w:t>
      </w:r>
    </w:p>
    <w:p w14:paraId="076DB41D" w14:textId="2145578E" w:rsidR="00397387" w:rsidRPr="00397387" w:rsidRDefault="00397387" w:rsidP="00163268">
      <w:pPr>
        <w:pStyle w:val="Heading2"/>
        <w:jc w:val="both"/>
        <w:rPr>
          <w:rFonts w:ascii="Times New Roman" w:hAnsi="Times New Roman"/>
          <w:b/>
          <w:bCs/>
          <w:color w:val="auto"/>
          <w:sz w:val="24"/>
          <w:szCs w:val="24"/>
        </w:rPr>
      </w:pPr>
      <w:bookmarkStart w:id="9" w:name="_Toc231638690"/>
      <w:r w:rsidRPr="00397387">
        <w:rPr>
          <w:rFonts w:ascii="Times New Roman" w:hAnsi="Times New Roman"/>
          <w:b/>
          <w:bCs/>
          <w:color w:val="auto"/>
          <w:sz w:val="24"/>
          <w:szCs w:val="24"/>
          <w:lang w:val="it-IT"/>
        </w:rPr>
        <w:t>1.3.Distribu</w:t>
      </w:r>
      <w:r w:rsidR="007C11FA">
        <w:rPr>
          <w:rFonts w:ascii="Times New Roman" w:hAnsi="Times New Roman"/>
          <w:b/>
          <w:bCs/>
          <w:color w:val="auto"/>
          <w:sz w:val="24"/>
          <w:szCs w:val="24"/>
          <w:lang w:val="it-IT"/>
        </w:rPr>
        <w:t>ț</w:t>
      </w:r>
      <w:r w:rsidRPr="00397387">
        <w:rPr>
          <w:rFonts w:ascii="Times New Roman" w:hAnsi="Times New Roman"/>
          <w:b/>
          <w:bCs/>
          <w:color w:val="auto"/>
          <w:sz w:val="24"/>
          <w:szCs w:val="24"/>
          <w:lang w:val="it-IT"/>
        </w:rPr>
        <w:t>ia geografic</w:t>
      </w:r>
      <w:r w:rsidR="007C11FA">
        <w:rPr>
          <w:rFonts w:ascii="Times New Roman" w:hAnsi="Times New Roman"/>
          <w:b/>
          <w:bCs/>
          <w:color w:val="auto"/>
          <w:sz w:val="24"/>
          <w:szCs w:val="24"/>
          <w:lang w:val="it-IT"/>
        </w:rPr>
        <w:t>ă</w:t>
      </w:r>
      <w:r w:rsidRPr="00397387">
        <w:rPr>
          <w:rFonts w:ascii="Times New Roman" w:hAnsi="Times New Roman"/>
          <w:b/>
          <w:bCs/>
          <w:color w:val="auto"/>
          <w:sz w:val="24"/>
          <w:szCs w:val="24"/>
          <w:lang w:val="it-IT"/>
        </w:rPr>
        <w:t xml:space="preserve"> a at</w:t>
      </w:r>
      <w:r>
        <w:rPr>
          <w:rFonts w:ascii="Times New Roman" w:hAnsi="Times New Roman"/>
          <w:b/>
          <w:bCs/>
          <w:color w:val="auto"/>
          <w:sz w:val="24"/>
          <w:szCs w:val="24"/>
          <w:lang w:val="it-IT"/>
        </w:rPr>
        <w:t>a</w:t>
      </w:r>
      <w:r w:rsidRPr="00397387">
        <w:rPr>
          <w:rFonts w:ascii="Times New Roman" w:hAnsi="Times New Roman"/>
          <w:b/>
          <w:bCs/>
          <w:color w:val="auto"/>
          <w:sz w:val="24"/>
          <w:szCs w:val="24"/>
          <w:lang w:val="it-IT"/>
        </w:rPr>
        <w:t>curilor cibernetice: diferen</w:t>
      </w:r>
      <w:r w:rsidR="007C11FA">
        <w:rPr>
          <w:rFonts w:ascii="Times New Roman" w:hAnsi="Times New Roman"/>
          <w:b/>
          <w:bCs/>
          <w:color w:val="auto"/>
          <w:sz w:val="24"/>
          <w:szCs w:val="24"/>
        </w:rPr>
        <w:t>ț</w:t>
      </w:r>
      <w:r w:rsidRPr="00397387">
        <w:rPr>
          <w:rFonts w:ascii="Times New Roman" w:hAnsi="Times New Roman"/>
          <w:b/>
          <w:bCs/>
          <w:color w:val="auto"/>
          <w:sz w:val="24"/>
          <w:szCs w:val="24"/>
        </w:rPr>
        <w:t xml:space="preserve">ele dintre economiile dezvoltate </w:t>
      </w:r>
      <w:r w:rsidR="007C11FA">
        <w:rPr>
          <w:rFonts w:ascii="Times New Roman" w:hAnsi="Times New Roman"/>
          <w:b/>
          <w:bCs/>
          <w:color w:val="auto"/>
          <w:sz w:val="24"/>
          <w:szCs w:val="24"/>
        </w:rPr>
        <w:t>ș</w:t>
      </w:r>
      <w:r w:rsidRPr="00397387">
        <w:rPr>
          <w:rFonts w:ascii="Times New Roman" w:hAnsi="Times New Roman"/>
          <w:b/>
          <w:bCs/>
          <w:color w:val="auto"/>
          <w:sz w:val="24"/>
          <w:szCs w:val="24"/>
        </w:rPr>
        <w:t>i emergente</w:t>
      </w:r>
      <w:bookmarkEnd w:id="9"/>
    </w:p>
    <w:p w14:paraId="3ECB57E9" w14:textId="269C9323" w:rsidR="00397387" w:rsidRDefault="00397387" w:rsidP="00163268">
      <w:pPr>
        <w:jc w:val="both"/>
        <w:rPr>
          <w:rFonts w:ascii="Times New Roman" w:hAnsi="Times New Roman"/>
        </w:rPr>
      </w:pPr>
      <w:r w:rsidRPr="002169AB">
        <w:rPr>
          <w:rFonts w:ascii="Times New Roman" w:hAnsi="Times New Roman"/>
          <w:lang w:val="it-IT"/>
        </w:rPr>
        <w:t>Cercet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rile se concentreaz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analizeaz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diferen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ele dintre sectoarele economice. Zhang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.a.</w:t>
      </w:r>
      <w:r w:rsidRPr="00D52A99">
        <w:rPr>
          <w:rFonts w:ascii="Times New Roman" w:hAnsi="Times New Roman"/>
        </w:rPr>
        <w:t xml:space="preserve"> (2022) arat</w:t>
      </w:r>
      <w:r w:rsidR="007C11FA">
        <w:rPr>
          <w:rFonts w:ascii="Times New Roman" w:hAnsi="Times New Roman"/>
        </w:rPr>
        <w:t>ă</w:t>
      </w:r>
      <w:r w:rsidRPr="00D52A99">
        <w:rPr>
          <w:rFonts w:ascii="Times New Roman" w:hAnsi="Times New Roman"/>
        </w:rPr>
        <w:t xml:space="preserve"> c</w:t>
      </w:r>
      <w:r w:rsidR="007C11FA">
        <w:rPr>
          <w:rFonts w:ascii="Times New Roman" w:hAnsi="Times New Roman"/>
        </w:rPr>
        <w:t>ă</w:t>
      </w:r>
      <w:r w:rsidRPr="00D52A99">
        <w:rPr>
          <w:rFonts w:ascii="Times New Roman" w:hAnsi="Times New Roman"/>
        </w:rPr>
        <w:t xml:space="preserve"> firmele din sectorul serviciilor sunt mai des </w:t>
      </w:r>
      <w:r w:rsidR="007C11FA">
        <w:rPr>
          <w:rFonts w:ascii="Times New Roman" w:hAnsi="Times New Roman"/>
        </w:rPr>
        <w:t>ț</w:t>
      </w:r>
      <w:r w:rsidRPr="00D52A99">
        <w:rPr>
          <w:rFonts w:ascii="Times New Roman" w:hAnsi="Times New Roman"/>
        </w:rPr>
        <w:t>inta atacurilor cibernetice dec</w:t>
      </w:r>
      <w:r w:rsidR="007C11FA">
        <w:rPr>
          <w:rFonts w:ascii="Times New Roman" w:hAnsi="Times New Roman"/>
        </w:rPr>
        <w:t>â</w:t>
      </w:r>
      <w:r w:rsidRPr="00D52A99">
        <w:rPr>
          <w:rFonts w:ascii="Times New Roman" w:hAnsi="Times New Roman"/>
        </w:rPr>
        <w:t>t cele din industria de produc</w:t>
      </w:r>
      <w:r w:rsidR="007C11FA">
        <w:rPr>
          <w:rFonts w:ascii="Times New Roman" w:hAnsi="Times New Roman"/>
        </w:rPr>
        <w:t>ț</w:t>
      </w:r>
      <w:r w:rsidRPr="00D52A99">
        <w:rPr>
          <w:rFonts w:ascii="Times New Roman" w:hAnsi="Times New Roman"/>
        </w:rPr>
        <w:t>ie. Motivul este c</w:t>
      </w:r>
      <w:r w:rsidR="007C11FA">
        <w:rPr>
          <w:rFonts w:ascii="Times New Roman" w:hAnsi="Times New Roman"/>
        </w:rPr>
        <w:t>ă</w:t>
      </w:r>
      <w:r w:rsidRPr="00D52A99">
        <w:rPr>
          <w:rFonts w:ascii="Times New Roman" w:hAnsi="Times New Roman"/>
        </w:rPr>
        <w:t xml:space="preserve"> firmele de servicii lucreaz</w:t>
      </w:r>
      <w:r w:rsidR="007C11FA">
        <w:rPr>
          <w:rFonts w:ascii="Times New Roman" w:hAnsi="Times New Roman"/>
        </w:rPr>
        <w:t>ă</w:t>
      </w:r>
      <w:r w:rsidRPr="00D52A99">
        <w:rPr>
          <w:rFonts w:ascii="Times New Roman" w:hAnsi="Times New Roman"/>
        </w:rPr>
        <w:t xml:space="preserve"> cu multe date digitale, iar orice problem</w:t>
      </w:r>
      <w:r w:rsidR="007C11FA">
        <w:rPr>
          <w:rFonts w:ascii="Times New Roman" w:hAnsi="Times New Roman"/>
        </w:rPr>
        <w:t>ă</w:t>
      </w:r>
      <w:r w:rsidRPr="00D52A99">
        <w:rPr>
          <w:rFonts w:ascii="Times New Roman" w:hAnsi="Times New Roman"/>
        </w:rPr>
        <w:t xml:space="preserve"> le poate afecta rapid finan</w:t>
      </w:r>
      <w:r w:rsidR="007C11FA">
        <w:rPr>
          <w:rFonts w:ascii="Times New Roman" w:hAnsi="Times New Roman"/>
        </w:rPr>
        <w:t>ț</w:t>
      </w:r>
      <w:r w:rsidRPr="00D52A99">
        <w:rPr>
          <w:rFonts w:ascii="Times New Roman" w:hAnsi="Times New Roman"/>
        </w:rPr>
        <w:t>ele. Aceast</w:t>
      </w:r>
      <w:r w:rsidR="007C11FA">
        <w:rPr>
          <w:rFonts w:ascii="Times New Roman" w:hAnsi="Times New Roman"/>
        </w:rPr>
        <w:t>ă</w:t>
      </w:r>
      <w:r w:rsidRPr="00D52A99">
        <w:rPr>
          <w:rFonts w:ascii="Times New Roman" w:hAnsi="Times New Roman"/>
        </w:rPr>
        <w:t xml:space="preserve"> idee este sus</w:t>
      </w:r>
      <w:r w:rsidR="007C11FA">
        <w:rPr>
          <w:rFonts w:ascii="Times New Roman" w:hAnsi="Times New Roman"/>
        </w:rPr>
        <w:t>ț</w:t>
      </w:r>
      <w:r w:rsidRPr="00D52A99">
        <w:rPr>
          <w:rFonts w:ascii="Times New Roman" w:hAnsi="Times New Roman"/>
        </w:rPr>
        <w:t>inut</w:t>
      </w:r>
      <w:r w:rsidR="007C11FA">
        <w:rPr>
          <w:rFonts w:ascii="Times New Roman" w:hAnsi="Times New Roman"/>
        </w:rPr>
        <w:t>ă</w:t>
      </w:r>
      <w:r w:rsidRPr="00D52A99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 w:rsidRPr="00D52A99">
        <w:rPr>
          <w:rFonts w:ascii="Times New Roman" w:hAnsi="Times New Roman"/>
        </w:rPr>
        <w:t>i de Accenture (2022), care spune c</w:t>
      </w:r>
      <w:r w:rsidR="007C11FA">
        <w:rPr>
          <w:rFonts w:ascii="Times New Roman" w:hAnsi="Times New Roman"/>
        </w:rPr>
        <w:t>ă</w:t>
      </w:r>
      <w:r w:rsidRPr="00D52A99">
        <w:rPr>
          <w:rFonts w:ascii="Times New Roman" w:hAnsi="Times New Roman"/>
        </w:rPr>
        <w:t xml:space="preserve"> economiile bazate pe date sunt mai vulnerabile la atacuri cibernetice.</w:t>
      </w:r>
    </w:p>
    <w:p w14:paraId="6ADBACFD" w14:textId="4F46F397" w:rsidR="00397387" w:rsidRDefault="00397387" w:rsidP="00163268">
      <w:pPr>
        <w:jc w:val="both"/>
        <w:rPr>
          <w:rFonts w:ascii="Times New Roman" w:hAnsi="Times New Roman"/>
        </w:rPr>
      </w:pPr>
      <w:r w:rsidRPr="00C721D4">
        <w:rPr>
          <w:rFonts w:ascii="Times New Roman" w:hAnsi="Times New Roman"/>
          <w:lang w:val="it-IT"/>
        </w:rPr>
        <w:t xml:space="preserve"> Rapoartele interna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>ionale arat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c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riscul de atacuri cibernetice nu este la fel peste tot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>n lume. Exist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diferen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 xml:space="preserve">e mari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 xml:space="preserve">ntre </w:t>
      </w:r>
      <w:r w:rsidR="007C11FA">
        <w:rPr>
          <w:rFonts w:ascii="Times New Roman" w:hAnsi="Times New Roman"/>
          <w:lang w:val="it-IT"/>
        </w:rPr>
        <w:t>ță</w:t>
      </w:r>
      <w:r w:rsidRPr="00C721D4">
        <w:rPr>
          <w:rFonts w:ascii="Times New Roman" w:hAnsi="Times New Roman"/>
          <w:lang w:val="it-IT"/>
        </w:rPr>
        <w:t xml:space="preserve">rile dezvoltate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 xml:space="preserve">i cele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>n curs de dezvoltare. Datele B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>ncii Mondiale arat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c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</w:t>
      </w:r>
      <w:r w:rsidR="007C11FA">
        <w:rPr>
          <w:rFonts w:ascii="Times New Roman" w:hAnsi="Times New Roman"/>
          <w:lang w:val="it-IT"/>
        </w:rPr>
        <w:t>ță</w:t>
      </w:r>
      <w:r w:rsidRPr="00C721D4">
        <w:rPr>
          <w:rFonts w:ascii="Times New Roman" w:hAnsi="Times New Roman"/>
          <w:lang w:val="it-IT"/>
        </w:rPr>
        <w:t xml:space="preserve">rile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>n dezvoltare se confrunt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cu multe incidente cibernetice, dar sunt lente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>n aplicarea m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surilor de securitate, ceea ce le face foarte vulnerabile. De exemplu,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>n America Latin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 xml:space="preserve">i Caraibe, incidentele cibernetice au crescut cu peste 25%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 xml:space="preserve">n ultimii zece ani, iar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 xml:space="preserve">n </w:t>
      </w:r>
      <w:r w:rsidR="007C11FA">
        <w:rPr>
          <w:rFonts w:ascii="Times New Roman" w:hAnsi="Times New Roman"/>
          <w:lang w:val="it-IT"/>
        </w:rPr>
        <w:t>ță</w:t>
      </w:r>
      <w:r w:rsidRPr="00C721D4">
        <w:rPr>
          <w:rFonts w:ascii="Times New Roman" w:hAnsi="Times New Roman"/>
          <w:lang w:val="it-IT"/>
        </w:rPr>
        <w:t>rile cu venituri medii, cre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>terea a fost chiar mai mare, peste 37%. Totu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 xml:space="preserve">i, eforturile pentru a construi sisteme solide de securitate nu 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>in pasul cu digitalizarea rapid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a economiilor lor (World Bank, 2025a).</w:t>
      </w:r>
    </w:p>
    <w:p w14:paraId="1816780D" w14:textId="75059122" w:rsidR="00397387" w:rsidRDefault="00397387" w:rsidP="00163268">
      <w:pPr>
        <w:jc w:val="both"/>
        <w:rPr>
          <w:rFonts w:ascii="Times New Roman" w:hAnsi="Times New Roman"/>
        </w:rPr>
      </w:pPr>
      <w:r w:rsidRPr="00C721D4">
        <w:rPr>
          <w:rFonts w:ascii="Times New Roman" w:hAnsi="Times New Roman"/>
          <w:lang w:val="it-IT"/>
        </w:rPr>
        <w:t xml:space="preserve"> De asemenea, multe </w:t>
      </w:r>
      <w:r w:rsidR="007C11FA">
        <w:rPr>
          <w:rFonts w:ascii="Times New Roman" w:hAnsi="Times New Roman"/>
          <w:lang w:val="it-IT"/>
        </w:rPr>
        <w:t>ță</w:t>
      </w:r>
      <w:r w:rsidRPr="00C721D4">
        <w:rPr>
          <w:rFonts w:ascii="Times New Roman" w:hAnsi="Times New Roman"/>
          <w:lang w:val="it-IT"/>
        </w:rPr>
        <w:t xml:space="preserve">ri din Africa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 xml:space="preserve">i Asia nu au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>nc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institu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>iile sau resursele tehnice necesare pentru a crea sisteme eficiente de r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spuns la atacuri cibernetice, cum ar fi echipele CSIRT (Computer Security Incident Response Teams). </w:t>
      </w:r>
      <w:r w:rsidRPr="002C7F75">
        <w:rPr>
          <w:rFonts w:ascii="Times New Roman" w:hAnsi="Times New Roman"/>
          <w:lang w:val="en-US"/>
        </w:rPr>
        <w:t>Din aceast</w:t>
      </w:r>
      <w:r w:rsidR="007C11FA">
        <w:rPr>
          <w:rFonts w:ascii="Times New Roman" w:hAnsi="Times New Roman"/>
          <w:lang w:val="en-US"/>
        </w:rPr>
        <w:t>ă</w:t>
      </w:r>
      <w:r w:rsidRPr="002C7F75">
        <w:rPr>
          <w:rFonts w:ascii="Times New Roman" w:hAnsi="Times New Roman"/>
          <w:lang w:val="en-US"/>
        </w:rPr>
        <w:t xml:space="preserve"> cauz</w:t>
      </w:r>
      <w:r w:rsidR="007C11FA">
        <w:rPr>
          <w:rFonts w:ascii="Times New Roman" w:hAnsi="Times New Roman"/>
          <w:lang w:val="en-US"/>
        </w:rPr>
        <w:t>ă</w:t>
      </w:r>
      <w:r w:rsidRPr="002C7F75">
        <w:rPr>
          <w:rFonts w:ascii="Times New Roman" w:hAnsi="Times New Roman"/>
          <w:lang w:val="en-US"/>
        </w:rPr>
        <w:t xml:space="preserve">, ele sunt expuse atacurilor asupra infrastructurii critice, guvernelor </w:t>
      </w:r>
      <w:r w:rsidR="007C11FA">
        <w:rPr>
          <w:rFonts w:ascii="Times New Roman" w:hAnsi="Times New Roman"/>
          <w:lang w:val="en-US"/>
        </w:rPr>
        <w:t>ș</w:t>
      </w:r>
      <w:r w:rsidRPr="002C7F75">
        <w:rPr>
          <w:rFonts w:ascii="Times New Roman" w:hAnsi="Times New Roman"/>
          <w:lang w:val="en-US"/>
        </w:rPr>
        <w:t>i serviciilor financiare</w:t>
      </w:r>
      <w:r>
        <w:rPr>
          <w:rFonts w:ascii="Times New Roman" w:hAnsi="Times New Roman"/>
          <w:lang w:val="en-US"/>
        </w:rPr>
        <w:t xml:space="preserve"> (World Bank, 2025b). </w:t>
      </w:r>
      <w:r w:rsidR="007C11FA">
        <w:rPr>
          <w:rFonts w:ascii="Times New Roman" w:hAnsi="Times New Roman"/>
          <w:lang w:val="en-US"/>
        </w:rPr>
        <w:t>Î</w:t>
      </w:r>
      <w:r w:rsidRPr="002C7F75">
        <w:rPr>
          <w:rFonts w:ascii="Times New Roman" w:hAnsi="Times New Roman"/>
          <w:lang w:val="en-US"/>
        </w:rPr>
        <w:t xml:space="preserve">n Africa </w:t>
      </w:r>
      <w:r w:rsidRPr="002C7F75">
        <w:rPr>
          <w:rFonts w:ascii="Times New Roman" w:hAnsi="Times New Roman"/>
          <w:lang w:val="en-US"/>
        </w:rPr>
        <w:lastRenderedPageBreak/>
        <w:t xml:space="preserve">de Vest </w:t>
      </w:r>
      <w:r w:rsidR="007C11FA">
        <w:rPr>
          <w:rFonts w:ascii="Times New Roman" w:hAnsi="Times New Roman"/>
          <w:lang w:val="en-US"/>
        </w:rPr>
        <w:t>ș</w:t>
      </w:r>
      <w:r w:rsidRPr="002C7F75">
        <w:rPr>
          <w:rFonts w:ascii="Times New Roman" w:hAnsi="Times New Roman"/>
          <w:lang w:val="en-US"/>
        </w:rPr>
        <w:t>i Central</w:t>
      </w:r>
      <w:r w:rsidR="007C11FA">
        <w:rPr>
          <w:rFonts w:ascii="Times New Roman" w:hAnsi="Times New Roman"/>
          <w:lang w:val="en-US"/>
        </w:rPr>
        <w:t>ă</w:t>
      </w:r>
      <w:r w:rsidRPr="002C7F75">
        <w:rPr>
          <w:rFonts w:ascii="Times New Roman" w:hAnsi="Times New Roman"/>
          <w:lang w:val="en-US"/>
        </w:rPr>
        <w:t>, doar c</w:t>
      </w:r>
      <w:r w:rsidR="007C11FA">
        <w:rPr>
          <w:rFonts w:ascii="Times New Roman" w:hAnsi="Times New Roman"/>
          <w:lang w:val="en-US"/>
        </w:rPr>
        <w:t>â</w:t>
      </w:r>
      <w:r w:rsidRPr="002C7F75">
        <w:rPr>
          <w:rFonts w:ascii="Times New Roman" w:hAnsi="Times New Roman"/>
          <w:lang w:val="en-US"/>
        </w:rPr>
        <w:t xml:space="preserve">teva </w:t>
      </w:r>
      <w:r w:rsidR="007C11FA">
        <w:rPr>
          <w:rFonts w:ascii="Times New Roman" w:hAnsi="Times New Roman"/>
          <w:lang w:val="en-US"/>
        </w:rPr>
        <w:t>ță</w:t>
      </w:r>
      <w:r w:rsidRPr="002C7F75">
        <w:rPr>
          <w:rFonts w:ascii="Times New Roman" w:hAnsi="Times New Roman"/>
          <w:lang w:val="en-US"/>
        </w:rPr>
        <w:t>ri au echipe CSIRT func</w:t>
      </w:r>
      <w:r w:rsidR="007C11FA">
        <w:rPr>
          <w:rFonts w:ascii="Times New Roman" w:hAnsi="Times New Roman"/>
          <w:lang w:val="en-US"/>
        </w:rPr>
        <w:t>ț</w:t>
      </w:r>
      <w:r w:rsidRPr="002C7F75">
        <w:rPr>
          <w:rFonts w:ascii="Times New Roman" w:hAnsi="Times New Roman"/>
          <w:lang w:val="en-US"/>
        </w:rPr>
        <w:t>ionale, iar lipsa acestor structuri cre</w:t>
      </w:r>
      <w:r w:rsidR="007C11FA">
        <w:rPr>
          <w:rFonts w:ascii="Times New Roman" w:hAnsi="Times New Roman"/>
          <w:lang w:val="en-US"/>
        </w:rPr>
        <w:t>ș</w:t>
      </w:r>
      <w:r w:rsidRPr="002C7F75">
        <w:rPr>
          <w:rFonts w:ascii="Times New Roman" w:hAnsi="Times New Roman"/>
          <w:lang w:val="en-US"/>
        </w:rPr>
        <w:t>te costurile economice ale atacurilor.</w:t>
      </w:r>
    </w:p>
    <w:p w14:paraId="20235B1C" w14:textId="2506D80E" w:rsidR="00397387" w:rsidRDefault="00397387" w:rsidP="00163268">
      <w:pPr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 </w:t>
      </w:r>
      <w:r w:rsidRPr="00C721D4">
        <w:rPr>
          <w:rFonts w:ascii="Times New Roman" w:hAnsi="Times New Roman"/>
          <w:lang w:val="it-IT"/>
        </w:rPr>
        <w:t>Pe de alt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parte,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 xml:space="preserve">i statele care au un sistem economic avansat, precum Germania, Canada, Japonia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>i Regatul Unit raporteaz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un num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>r mare de atacuri cibernetice avansate, dar spre deosebire de celelate state men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>ionate anterior acestea au un plan pentru combaterea atacurilor mult mai bine dezvoltat, m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suri de securitate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>i protec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 xml:space="preserve">ie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 xml:space="preserve">i resurse financiare pentru atenuarea riscurilor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 xml:space="preserve">i pierderilor. Cu toate acestea, chiar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 xml:space="preserve">i aceste economii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 xml:space="preserve">i </w:t>
      </w:r>
      <w:r w:rsidR="007C11FA">
        <w:rPr>
          <w:rFonts w:ascii="Times New Roman" w:hAnsi="Times New Roman"/>
          <w:lang w:val="it-IT"/>
        </w:rPr>
        <w:t>ță</w:t>
      </w:r>
      <w:r w:rsidRPr="00C721D4">
        <w:rPr>
          <w:rFonts w:ascii="Times New Roman" w:hAnsi="Times New Roman"/>
          <w:lang w:val="it-IT"/>
        </w:rPr>
        <w:t xml:space="preserve">ri foarte bine dezvoltate pot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 xml:space="preserve">nregistra pierderi semnificative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>n urma unor astfel de atacuri. Un sondaj recent publicat de Reuters</w:t>
      </w:r>
      <w:r>
        <w:rPr>
          <w:rFonts w:ascii="Times New Roman" w:hAnsi="Times New Roman"/>
          <w:lang w:val="it-IT"/>
        </w:rPr>
        <w:t xml:space="preserve"> </w:t>
      </w:r>
      <w:r w:rsidRPr="00C721D4">
        <w:rPr>
          <w:rFonts w:ascii="Times New Roman" w:hAnsi="Times New Roman"/>
          <w:lang w:val="it-IT"/>
        </w:rPr>
        <w:t>(2025), a estimat c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pierderile financiare pe care Germania le-a suferit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>n urma atacurilor cibernetice pe parcursul anului 2025 au ajuns la 300 de miliarde de euro. Aceast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sum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cuprinde prierderi de produc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 xml:space="preserve">ie, furturi de date, costuri de remediere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 xml:space="preserve">i cheltuieli juridice.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 xml:space="preserve">n urma sondajului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>i studiul realizat s-a putut oberva c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una din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>apte companii participante au trebuit s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pl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>teasc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r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>scump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>rare pentru a-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 xml:space="preserve">i putea recuperar sistemele compromise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>n urma atacurilor.</w:t>
      </w:r>
    </w:p>
    <w:p w14:paraId="6E72578C" w14:textId="70ABCC04" w:rsidR="00397387" w:rsidRDefault="00397387" w:rsidP="00163268">
      <w:pPr>
        <w:jc w:val="both"/>
        <w:rPr>
          <w:rFonts w:ascii="Times New Roman" w:hAnsi="Times New Roman"/>
        </w:rPr>
      </w:pPr>
      <w:r w:rsidRPr="00C721D4">
        <w:rPr>
          <w:rFonts w:ascii="Times New Roman" w:hAnsi="Times New Roman"/>
          <w:lang w:val="it-IT"/>
        </w:rPr>
        <w:t xml:space="preserve">  Administra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 xml:space="preserve">iile locale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>i infrastructura publica din Germania au avut de suferit din cauza atacurilor cibernetice de tip ransomware conform bristol.de. Peste 70 de autorit</w:t>
      </w:r>
      <w:r w:rsidR="007C11FA">
        <w:rPr>
          <w:rFonts w:ascii="Times New Roman" w:hAnsi="Times New Roman"/>
          <w:lang w:val="it-IT"/>
        </w:rPr>
        <w:t>ăț</w:t>
      </w:r>
      <w:r w:rsidRPr="00C721D4">
        <w:rPr>
          <w:rFonts w:ascii="Times New Roman" w:hAnsi="Times New Roman"/>
          <w:lang w:val="it-IT"/>
        </w:rPr>
        <w:t>i administrative au avut de suferit atunci c</w:t>
      </w:r>
      <w:r w:rsidR="007C11FA">
        <w:rPr>
          <w:rFonts w:ascii="Times New Roman" w:hAnsi="Times New Roman"/>
          <w:lang w:val="it-IT"/>
        </w:rPr>
        <w:t>â</w:t>
      </w:r>
      <w:r w:rsidRPr="00C721D4">
        <w:rPr>
          <w:rFonts w:ascii="Times New Roman" w:hAnsi="Times New Roman"/>
          <w:lang w:val="it-IT"/>
        </w:rPr>
        <w:t xml:space="preserve">nd,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>n decembrie 2023, un important furnizor de servicii IT care colabora cu o multitudine de autorit</w:t>
      </w:r>
      <w:r w:rsidR="007C11FA">
        <w:rPr>
          <w:rFonts w:ascii="Times New Roman" w:hAnsi="Times New Roman"/>
          <w:lang w:val="it-IT"/>
        </w:rPr>
        <w:t>ăț</w:t>
      </w:r>
      <w:r w:rsidRPr="00C721D4">
        <w:rPr>
          <w:rFonts w:ascii="Times New Roman" w:hAnsi="Times New Roman"/>
          <w:lang w:val="it-IT"/>
        </w:rPr>
        <w:t>i locale Germania a suferit un atac cu ransomware de tip Akira, oprind total furnizarea servigiilor digitale pentru s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>pt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>m</w:t>
      </w:r>
      <w:r w:rsidR="007C11FA">
        <w:rPr>
          <w:rFonts w:ascii="Times New Roman" w:hAnsi="Times New Roman"/>
          <w:lang w:val="it-IT"/>
        </w:rPr>
        <w:t>â</w:t>
      </w:r>
      <w:r w:rsidRPr="00C721D4">
        <w:rPr>
          <w:rFonts w:ascii="Times New Roman" w:hAnsi="Times New Roman"/>
          <w:lang w:val="it-IT"/>
        </w:rPr>
        <w:t xml:space="preserve">ni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 xml:space="preserve">ntregi. Acest incident a pus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>n eviden</w:t>
      </w:r>
      <w:r w:rsidR="007C11FA">
        <w:rPr>
          <w:rFonts w:ascii="Times New Roman" w:hAnsi="Times New Roman"/>
          <w:lang w:val="it-IT"/>
        </w:rPr>
        <w:t>ță</w:t>
      </w:r>
      <w:r w:rsidRPr="00C721D4">
        <w:rPr>
          <w:rFonts w:ascii="Times New Roman" w:hAnsi="Times New Roman"/>
          <w:lang w:val="it-IT"/>
        </w:rPr>
        <w:t xml:space="preserve"> vulnerabilitatea organiza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>iilor guvernamentale fa</w:t>
      </w:r>
      <w:r w:rsidR="007C11FA">
        <w:rPr>
          <w:rFonts w:ascii="Times New Roman" w:hAnsi="Times New Roman"/>
          <w:lang w:val="it-IT"/>
        </w:rPr>
        <w:t>ță</w:t>
      </w:r>
      <w:r w:rsidRPr="00C721D4">
        <w:rPr>
          <w:rFonts w:ascii="Times New Roman" w:hAnsi="Times New Roman"/>
          <w:lang w:val="it-IT"/>
        </w:rPr>
        <w:t xml:space="preserve"> de infractorii cibernetici deoarece costurile pentru remedierea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>i reconstruc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>ia infrastructurii IT au fost foarte mari.</w:t>
      </w:r>
    </w:p>
    <w:p w14:paraId="695A46B7" w14:textId="254DC23C" w:rsidR="00397387" w:rsidRDefault="00397387" w:rsidP="00163268">
      <w:pPr>
        <w:jc w:val="both"/>
        <w:rPr>
          <w:rFonts w:ascii="Times New Roman" w:hAnsi="Times New Roman"/>
        </w:rPr>
      </w:pPr>
      <w:r w:rsidRPr="00C721D4">
        <w:rPr>
          <w:rFonts w:ascii="Times New Roman" w:hAnsi="Times New Roman"/>
          <w:lang w:val="it-IT"/>
        </w:rPr>
        <w:t xml:space="preserve"> Atacurile cibernetice vizez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>i sectoarele critice, precum s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>n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>tatea, pe l</w:t>
      </w:r>
      <w:r w:rsidR="007C11FA">
        <w:rPr>
          <w:rFonts w:ascii="Times New Roman" w:hAnsi="Times New Roman"/>
          <w:lang w:val="it-IT"/>
        </w:rPr>
        <w:t>â</w:t>
      </w:r>
      <w:r w:rsidRPr="00C721D4">
        <w:rPr>
          <w:rFonts w:ascii="Times New Roman" w:hAnsi="Times New Roman"/>
          <w:lang w:val="it-IT"/>
        </w:rPr>
        <w:t>ng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atacurile asupra dministra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>iilor publice. Un exemplu concret este redactat de pagina Cristie Data GmbH care prezint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faptul c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,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>n anul 2022 un spital din ora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 xml:space="preserve">ul Ness a suferit un atac ransomware care a afectat serviciile medicale.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>n alte cazuri asem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>n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>toare unit</w:t>
      </w:r>
      <w:r w:rsidR="007C11FA">
        <w:rPr>
          <w:rFonts w:ascii="Times New Roman" w:hAnsi="Times New Roman"/>
          <w:lang w:val="it-IT"/>
        </w:rPr>
        <w:t>ăț</w:t>
      </w:r>
      <w:r w:rsidRPr="00C721D4">
        <w:rPr>
          <w:rFonts w:ascii="Times New Roman" w:hAnsi="Times New Roman"/>
          <w:lang w:val="it-IT"/>
        </w:rPr>
        <w:t>ile de urgen</w:t>
      </w:r>
      <w:r w:rsidR="007C11FA">
        <w:rPr>
          <w:rFonts w:ascii="Times New Roman" w:hAnsi="Times New Roman"/>
          <w:lang w:val="it-IT"/>
        </w:rPr>
        <w:t>ță</w:t>
      </w:r>
      <w:r w:rsidRPr="00C721D4">
        <w:rPr>
          <w:rFonts w:ascii="Times New Roman" w:hAnsi="Times New Roman"/>
          <w:lang w:val="it-IT"/>
        </w:rPr>
        <w:t xml:space="preserve"> au fost nevoite s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redirec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>ioneze pacien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>ii la alte spitale, fapt care eviden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>iaz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impactul real pe care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>l au aceste atacuri asupra societ</w:t>
      </w:r>
      <w:r w:rsidR="007C11FA">
        <w:rPr>
          <w:rFonts w:ascii="Times New Roman" w:hAnsi="Times New Roman"/>
          <w:lang w:val="it-IT"/>
        </w:rPr>
        <w:t>ăț</w:t>
      </w:r>
      <w:r w:rsidRPr="00C721D4">
        <w:rPr>
          <w:rFonts w:ascii="Times New Roman" w:hAnsi="Times New Roman"/>
          <w:lang w:val="it-IT"/>
        </w:rPr>
        <w:t xml:space="preserve">ii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>i a serviciilor publice esen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>iale.</w:t>
      </w:r>
    </w:p>
    <w:p w14:paraId="29193753" w14:textId="73839FEF" w:rsidR="00397387" w:rsidRDefault="00397387" w:rsidP="00163268">
      <w:pPr>
        <w:jc w:val="both"/>
        <w:rPr>
          <w:rFonts w:ascii="Times New Roman" w:hAnsi="Times New Roman"/>
          <w:lang w:val="it-IT"/>
        </w:rPr>
      </w:pPr>
      <w:r w:rsidRPr="00C721D4">
        <w:rPr>
          <w:rFonts w:ascii="Times New Roman" w:hAnsi="Times New Roman"/>
          <w:lang w:val="it-IT"/>
        </w:rPr>
        <w:t xml:space="preserve">  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 xml:space="preserve">n </w:t>
      </w:r>
      <w:r w:rsidR="007C11FA">
        <w:rPr>
          <w:rFonts w:ascii="Times New Roman" w:hAnsi="Times New Roman"/>
          <w:lang w:val="it-IT"/>
        </w:rPr>
        <w:t>ță</w:t>
      </w:r>
      <w:r w:rsidRPr="00C721D4">
        <w:rPr>
          <w:rFonts w:ascii="Times New Roman" w:hAnsi="Times New Roman"/>
          <w:lang w:val="it-IT"/>
        </w:rPr>
        <w:t xml:space="preserve">rile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 xml:space="preserve">n </w:t>
      </w:r>
      <w:ins w:id="10" w:author="Daniela" w:date="2026-06-16T21:26:00Z" w16du:dateUtc="2026-06-16T18:26:00Z">
        <w:r w:rsidR="004D214D">
          <w:rPr>
            <w:rFonts w:ascii="Times New Roman" w:hAnsi="Times New Roman"/>
            <w:lang w:val="it-IT"/>
          </w:rPr>
          <w:t xml:space="preserve">curs de </w:t>
        </w:r>
      </w:ins>
      <w:r w:rsidRPr="00C721D4">
        <w:rPr>
          <w:rFonts w:ascii="Times New Roman" w:hAnsi="Times New Roman"/>
          <w:lang w:val="it-IT"/>
        </w:rPr>
        <w:t>dezvoltare, datele prezentate de WorldBank</w:t>
      </w:r>
      <w:r>
        <w:rPr>
          <w:rFonts w:ascii="Times New Roman" w:hAnsi="Times New Roman"/>
          <w:lang w:val="it-IT"/>
        </w:rPr>
        <w:t xml:space="preserve"> </w:t>
      </w:r>
      <w:r w:rsidRPr="00C721D4">
        <w:rPr>
          <w:rFonts w:ascii="Times New Roman" w:hAnsi="Times New Roman"/>
          <w:lang w:val="it-IT"/>
        </w:rPr>
        <w:t>(2025) arat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c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un atac major poate provoca pierderi de p</w:t>
      </w:r>
      <w:r w:rsidR="007C11FA">
        <w:rPr>
          <w:rFonts w:ascii="Times New Roman" w:hAnsi="Times New Roman"/>
          <w:lang w:val="it-IT"/>
        </w:rPr>
        <w:t>â</w:t>
      </w:r>
      <w:r w:rsidRPr="00C721D4">
        <w:rPr>
          <w:rFonts w:ascii="Times New Roman" w:hAnsi="Times New Roman"/>
          <w:lang w:val="it-IT"/>
        </w:rPr>
        <w:t>n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la 2,4% din PIB, ceea ce are un impact economic mare: reduce investi</w:t>
      </w:r>
      <w:r w:rsidR="007C11FA">
        <w:rPr>
          <w:rFonts w:ascii="Times New Roman" w:hAnsi="Times New Roman"/>
          <w:lang w:val="it-IT"/>
        </w:rPr>
        <w:t>ț</w:t>
      </w:r>
      <w:r w:rsidRPr="00C721D4">
        <w:rPr>
          <w:rFonts w:ascii="Times New Roman" w:hAnsi="Times New Roman"/>
          <w:lang w:val="it-IT"/>
        </w:rPr>
        <w:t xml:space="preserve">iile, scade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 xml:space="preserve">ncrederea investitorilor 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>i afecteaz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servicii publice. Aceast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problem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</w:t>
      </w:r>
      <w:r w:rsidRPr="00C721D4">
        <w:rPr>
          <w:rFonts w:ascii="Times New Roman" w:hAnsi="Times New Roman"/>
          <w:lang w:val="it-IT"/>
        </w:rPr>
        <w:lastRenderedPageBreak/>
        <w:t>este agravat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de lipsa speciali</w:t>
      </w:r>
      <w:r w:rsidR="007C11FA">
        <w:rPr>
          <w:rFonts w:ascii="Times New Roman" w:hAnsi="Times New Roman"/>
          <w:lang w:val="it-IT"/>
        </w:rPr>
        <w:t>ș</w:t>
      </w:r>
      <w:r w:rsidRPr="00C721D4">
        <w:rPr>
          <w:rFonts w:ascii="Times New Roman" w:hAnsi="Times New Roman"/>
          <w:lang w:val="it-IT"/>
        </w:rPr>
        <w:t xml:space="preserve">tilor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>n securitate cibernetic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>, cu milioane de locuri de munc</w:t>
      </w:r>
      <w:r w:rsidR="007C11FA">
        <w:rPr>
          <w:rFonts w:ascii="Times New Roman" w:hAnsi="Times New Roman"/>
          <w:lang w:val="it-IT"/>
        </w:rPr>
        <w:t>ă</w:t>
      </w:r>
      <w:r w:rsidRPr="00C721D4">
        <w:rPr>
          <w:rFonts w:ascii="Times New Roman" w:hAnsi="Times New Roman"/>
          <w:lang w:val="it-IT"/>
        </w:rPr>
        <w:t xml:space="preserve"> neocupate la nivel global, mai ales </w:t>
      </w:r>
      <w:r w:rsidR="007C11FA">
        <w:rPr>
          <w:rFonts w:ascii="Times New Roman" w:hAnsi="Times New Roman"/>
          <w:lang w:val="it-IT"/>
        </w:rPr>
        <w:t>î</w:t>
      </w:r>
      <w:r w:rsidRPr="00C721D4">
        <w:rPr>
          <w:rFonts w:ascii="Times New Roman" w:hAnsi="Times New Roman"/>
          <w:lang w:val="it-IT"/>
        </w:rPr>
        <w:t xml:space="preserve">n </w:t>
      </w:r>
      <w:r w:rsidR="007C11FA">
        <w:rPr>
          <w:rFonts w:ascii="Times New Roman" w:hAnsi="Times New Roman"/>
          <w:lang w:val="it-IT"/>
        </w:rPr>
        <w:t>ță</w:t>
      </w:r>
      <w:r w:rsidRPr="00C721D4">
        <w:rPr>
          <w:rFonts w:ascii="Times New Roman" w:hAnsi="Times New Roman"/>
          <w:lang w:val="it-IT"/>
        </w:rPr>
        <w:t>rile emergente.</w:t>
      </w:r>
    </w:p>
    <w:p w14:paraId="57AFF37B" w14:textId="23B2D459" w:rsidR="00163268" w:rsidRDefault="00C23A34" w:rsidP="00163268">
      <w:pPr>
        <w:jc w:val="both"/>
        <w:rPr>
          <w:ins w:id="11" w:author="Daniela" w:date="2026-06-16T21:27:00Z" w16du:dateUtc="2026-06-16T18:27:00Z"/>
          <w:rFonts w:ascii="Times New Roman" w:hAnsi="Times New Roman"/>
          <w:lang w:val="it-IT"/>
        </w:rPr>
      </w:pPr>
      <w:r>
        <w:rPr>
          <w:rFonts w:ascii="Times New Roman" w:hAnsi="Times New Roman"/>
          <w:lang w:val="it-IT"/>
        </w:rPr>
        <w:t>Astfel, rapoartele analizate eviden</w:t>
      </w:r>
      <w:r w:rsidR="007C11FA">
        <w:rPr>
          <w:rFonts w:ascii="Times New Roman" w:hAnsi="Times New Roman"/>
          <w:lang w:val="it-IT"/>
        </w:rPr>
        <w:t>ț</w:t>
      </w:r>
      <w:r>
        <w:rPr>
          <w:rFonts w:ascii="Times New Roman" w:hAnsi="Times New Roman"/>
          <w:lang w:val="it-IT"/>
        </w:rPr>
        <w:t>iaz</w:t>
      </w:r>
      <w:r w:rsidR="007C11FA">
        <w:rPr>
          <w:rFonts w:ascii="Times New Roman" w:hAnsi="Times New Roman"/>
          <w:lang w:val="it-IT"/>
        </w:rPr>
        <w:t>ă</w:t>
      </w:r>
      <w:r>
        <w:rPr>
          <w:rFonts w:ascii="Times New Roman" w:hAnsi="Times New Roman"/>
          <w:lang w:val="it-IT"/>
        </w:rPr>
        <w:t xml:space="preserve"> diferen</w:t>
      </w:r>
      <w:r w:rsidR="007C11FA">
        <w:rPr>
          <w:rFonts w:ascii="Times New Roman" w:hAnsi="Times New Roman"/>
          <w:lang w:val="it-IT"/>
        </w:rPr>
        <w:t>ț</w:t>
      </w:r>
      <w:r>
        <w:rPr>
          <w:rFonts w:ascii="Times New Roman" w:hAnsi="Times New Roman"/>
          <w:lang w:val="it-IT"/>
        </w:rPr>
        <w:t xml:space="preserve">e semnificative </w:t>
      </w:r>
      <w:r w:rsidR="007C11FA">
        <w:rPr>
          <w:rFonts w:ascii="Times New Roman" w:hAnsi="Times New Roman"/>
          <w:lang w:val="it-IT"/>
        </w:rPr>
        <w:t>î</w:t>
      </w:r>
      <w:r>
        <w:rPr>
          <w:rFonts w:ascii="Times New Roman" w:hAnsi="Times New Roman"/>
          <w:lang w:val="it-IT"/>
        </w:rPr>
        <w:t xml:space="preserve">ntre </w:t>
      </w:r>
      <w:r w:rsidR="007C11FA">
        <w:rPr>
          <w:rFonts w:ascii="Times New Roman" w:hAnsi="Times New Roman"/>
          <w:lang w:val="it-IT"/>
        </w:rPr>
        <w:t>ță</w:t>
      </w:r>
      <w:r>
        <w:rPr>
          <w:rFonts w:ascii="Times New Roman" w:hAnsi="Times New Roman"/>
          <w:lang w:val="it-IT"/>
        </w:rPr>
        <w:t xml:space="preserve">rile dezvoltate </w:t>
      </w:r>
      <w:r w:rsidR="007C11FA">
        <w:rPr>
          <w:rFonts w:ascii="Times New Roman" w:hAnsi="Times New Roman"/>
          <w:lang w:val="it-IT"/>
        </w:rPr>
        <w:t>ș</w:t>
      </w:r>
      <w:r>
        <w:rPr>
          <w:rFonts w:ascii="Times New Roman" w:hAnsi="Times New Roman"/>
          <w:lang w:val="it-IT"/>
        </w:rPr>
        <w:t xml:space="preserve">i cele </w:t>
      </w:r>
      <w:r w:rsidR="007C11FA">
        <w:rPr>
          <w:rFonts w:ascii="Times New Roman" w:hAnsi="Times New Roman"/>
          <w:lang w:val="it-IT"/>
        </w:rPr>
        <w:t>î</w:t>
      </w:r>
      <w:r>
        <w:rPr>
          <w:rFonts w:ascii="Times New Roman" w:hAnsi="Times New Roman"/>
          <w:lang w:val="it-IT"/>
        </w:rPr>
        <w:t xml:space="preserve">n curs de dezvoltare. </w:t>
      </w:r>
      <w:r w:rsidR="007C11FA">
        <w:rPr>
          <w:rFonts w:ascii="Times New Roman" w:hAnsi="Times New Roman"/>
          <w:lang w:val="it-IT"/>
        </w:rPr>
        <w:t>Ță</w:t>
      </w:r>
      <w:r>
        <w:rPr>
          <w:rFonts w:ascii="Times New Roman" w:hAnsi="Times New Roman"/>
          <w:lang w:val="it-IT"/>
        </w:rPr>
        <w:t>rile cu economii dezvoltate dispun de strategii solide de ap</w:t>
      </w:r>
      <w:r w:rsidR="007C11FA">
        <w:rPr>
          <w:rFonts w:ascii="Times New Roman" w:hAnsi="Times New Roman"/>
          <w:lang w:val="it-IT"/>
        </w:rPr>
        <w:t>ă</w:t>
      </w:r>
      <w:r>
        <w:rPr>
          <w:rFonts w:ascii="Times New Roman" w:hAnsi="Times New Roman"/>
          <w:lang w:val="it-IT"/>
        </w:rPr>
        <w:t xml:space="preserve">rare </w:t>
      </w:r>
      <w:r w:rsidR="007C11FA">
        <w:rPr>
          <w:rFonts w:ascii="Times New Roman" w:hAnsi="Times New Roman"/>
          <w:lang w:val="it-IT"/>
        </w:rPr>
        <w:t>ș</w:t>
      </w:r>
      <w:r>
        <w:rPr>
          <w:rFonts w:ascii="Times New Roman" w:hAnsi="Times New Roman"/>
          <w:lang w:val="it-IT"/>
        </w:rPr>
        <w:t xml:space="preserve">i de resurse financiare pentru atenuarea riscurilor, </w:t>
      </w:r>
      <w:r w:rsidR="007C11FA">
        <w:rPr>
          <w:rFonts w:ascii="Times New Roman" w:hAnsi="Times New Roman"/>
          <w:lang w:val="it-IT"/>
        </w:rPr>
        <w:t>î</w:t>
      </w:r>
      <w:r>
        <w:rPr>
          <w:rFonts w:ascii="Times New Roman" w:hAnsi="Times New Roman"/>
          <w:lang w:val="it-IT"/>
        </w:rPr>
        <w:t xml:space="preserve">n timp ce </w:t>
      </w:r>
      <w:r w:rsidR="007C11FA">
        <w:rPr>
          <w:rFonts w:ascii="Times New Roman" w:hAnsi="Times New Roman"/>
          <w:lang w:val="it-IT"/>
        </w:rPr>
        <w:t>ță</w:t>
      </w:r>
      <w:r>
        <w:rPr>
          <w:rFonts w:ascii="Times New Roman" w:hAnsi="Times New Roman"/>
          <w:lang w:val="it-IT"/>
        </w:rPr>
        <w:t xml:space="preserve">rile </w:t>
      </w:r>
      <w:r w:rsidR="007C11FA">
        <w:rPr>
          <w:rFonts w:ascii="Times New Roman" w:hAnsi="Times New Roman"/>
          <w:lang w:val="it-IT"/>
        </w:rPr>
        <w:t>î</w:t>
      </w:r>
      <w:r>
        <w:rPr>
          <w:rFonts w:ascii="Times New Roman" w:hAnsi="Times New Roman"/>
          <w:lang w:val="it-IT"/>
        </w:rPr>
        <w:t>n curs de dezvoltare se confrunt</w:t>
      </w:r>
      <w:r w:rsidR="007C11FA">
        <w:rPr>
          <w:rFonts w:ascii="Times New Roman" w:hAnsi="Times New Roman"/>
          <w:lang w:val="it-IT"/>
        </w:rPr>
        <w:t>ă</w:t>
      </w:r>
      <w:r>
        <w:rPr>
          <w:rFonts w:ascii="Times New Roman" w:hAnsi="Times New Roman"/>
          <w:lang w:val="it-IT"/>
        </w:rPr>
        <w:t xml:space="preserve"> cu un nivel de vulnerabilitate mai ridicat, cauzat de aplicarea deficitar</w:t>
      </w:r>
      <w:r w:rsidR="007C11FA">
        <w:rPr>
          <w:rFonts w:ascii="Times New Roman" w:hAnsi="Times New Roman"/>
          <w:lang w:val="it-IT"/>
        </w:rPr>
        <w:t>ă</w:t>
      </w:r>
      <w:r>
        <w:rPr>
          <w:rFonts w:ascii="Times New Roman" w:hAnsi="Times New Roman"/>
          <w:lang w:val="it-IT"/>
        </w:rPr>
        <w:t xml:space="preserve"> a m</w:t>
      </w:r>
      <w:r w:rsidR="007C11FA">
        <w:rPr>
          <w:rFonts w:ascii="Times New Roman" w:hAnsi="Times New Roman"/>
          <w:lang w:val="it-IT"/>
        </w:rPr>
        <w:t>ă</w:t>
      </w:r>
      <w:r>
        <w:rPr>
          <w:rFonts w:ascii="Times New Roman" w:hAnsi="Times New Roman"/>
          <w:lang w:val="it-IT"/>
        </w:rPr>
        <w:t>surilor de securitate. Aceste diferen</w:t>
      </w:r>
      <w:r w:rsidR="007C11FA">
        <w:rPr>
          <w:rFonts w:ascii="Times New Roman" w:hAnsi="Times New Roman"/>
          <w:lang w:val="it-IT"/>
        </w:rPr>
        <w:t>ț</w:t>
      </w:r>
      <w:r>
        <w:rPr>
          <w:rFonts w:ascii="Times New Roman" w:hAnsi="Times New Roman"/>
          <w:lang w:val="it-IT"/>
        </w:rPr>
        <w:t>e se reflect</w:t>
      </w:r>
      <w:r w:rsidR="007C11FA">
        <w:rPr>
          <w:rFonts w:ascii="Times New Roman" w:hAnsi="Times New Roman"/>
          <w:lang w:val="it-IT"/>
        </w:rPr>
        <w:t>ă</w:t>
      </w:r>
      <w:r>
        <w:rPr>
          <w:rFonts w:ascii="Times New Roman" w:hAnsi="Times New Roman"/>
          <w:lang w:val="it-IT"/>
        </w:rPr>
        <w:t xml:space="preserve"> at</w:t>
      </w:r>
      <w:r w:rsidR="007C11FA">
        <w:rPr>
          <w:rFonts w:ascii="Times New Roman" w:hAnsi="Times New Roman"/>
          <w:lang w:val="it-IT"/>
        </w:rPr>
        <w:t>â</w:t>
      </w:r>
      <w:r>
        <w:rPr>
          <w:rFonts w:ascii="Times New Roman" w:hAnsi="Times New Roman"/>
          <w:lang w:val="it-IT"/>
        </w:rPr>
        <w:t xml:space="preserve">t </w:t>
      </w:r>
      <w:r w:rsidR="007C11FA">
        <w:rPr>
          <w:rFonts w:ascii="Times New Roman" w:hAnsi="Times New Roman"/>
          <w:lang w:val="it-IT"/>
        </w:rPr>
        <w:t>î</w:t>
      </w:r>
      <w:r>
        <w:rPr>
          <w:rFonts w:ascii="Times New Roman" w:hAnsi="Times New Roman"/>
          <w:lang w:val="it-IT"/>
        </w:rPr>
        <w:t xml:space="preserve">n complexitatea </w:t>
      </w:r>
      <w:r w:rsidR="007C11FA">
        <w:rPr>
          <w:rFonts w:ascii="Times New Roman" w:hAnsi="Times New Roman"/>
          <w:lang w:val="it-IT"/>
        </w:rPr>
        <w:t>ș</w:t>
      </w:r>
      <w:r>
        <w:rPr>
          <w:rFonts w:ascii="Times New Roman" w:hAnsi="Times New Roman"/>
          <w:lang w:val="it-IT"/>
        </w:rPr>
        <w:t>i frecven</w:t>
      </w:r>
      <w:r w:rsidR="007C11FA">
        <w:rPr>
          <w:rFonts w:ascii="Times New Roman" w:hAnsi="Times New Roman"/>
          <w:lang w:val="it-IT"/>
        </w:rPr>
        <w:t>ț</w:t>
      </w:r>
      <w:r>
        <w:rPr>
          <w:rFonts w:ascii="Times New Roman" w:hAnsi="Times New Roman"/>
          <w:lang w:val="it-IT"/>
        </w:rPr>
        <w:t>a atacurilor cibernetice, c</w:t>
      </w:r>
      <w:r w:rsidR="007C11FA">
        <w:rPr>
          <w:rFonts w:ascii="Times New Roman" w:hAnsi="Times New Roman"/>
          <w:lang w:val="it-IT"/>
        </w:rPr>
        <w:t>â</w:t>
      </w:r>
      <w:r>
        <w:rPr>
          <w:rFonts w:ascii="Times New Roman" w:hAnsi="Times New Roman"/>
          <w:lang w:val="it-IT"/>
        </w:rPr>
        <w:t xml:space="preserve">t </w:t>
      </w:r>
      <w:r w:rsidR="007C11FA">
        <w:rPr>
          <w:rFonts w:ascii="Times New Roman" w:hAnsi="Times New Roman"/>
          <w:lang w:val="it-IT"/>
        </w:rPr>
        <w:t>ș</w:t>
      </w:r>
      <w:r>
        <w:rPr>
          <w:rFonts w:ascii="Times New Roman" w:hAnsi="Times New Roman"/>
          <w:lang w:val="it-IT"/>
        </w:rPr>
        <w:t xml:space="preserve">i </w:t>
      </w:r>
      <w:r w:rsidR="007C11FA">
        <w:rPr>
          <w:rFonts w:ascii="Times New Roman" w:hAnsi="Times New Roman"/>
          <w:lang w:val="it-IT"/>
        </w:rPr>
        <w:t>î</w:t>
      </w:r>
      <w:r>
        <w:rPr>
          <w:rFonts w:ascii="Times New Roman" w:hAnsi="Times New Roman"/>
          <w:lang w:val="it-IT"/>
        </w:rPr>
        <w:t xml:space="preserve">n </w:t>
      </w:r>
      <w:r w:rsidR="00163268">
        <w:rPr>
          <w:rFonts w:ascii="Times New Roman" w:hAnsi="Times New Roman"/>
          <w:lang w:val="it-IT"/>
        </w:rPr>
        <w:t>capacitatea statelor de a gestiona impactul economic al acestora.</w:t>
      </w:r>
    </w:p>
    <w:p w14:paraId="7BEAFA62" w14:textId="77777777" w:rsidR="004D214D" w:rsidRDefault="004D214D" w:rsidP="00163268">
      <w:pPr>
        <w:jc w:val="both"/>
        <w:rPr>
          <w:rFonts w:ascii="Times New Roman" w:hAnsi="Times New Roman"/>
          <w:lang w:val="it-IT"/>
        </w:rPr>
      </w:pPr>
    </w:p>
    <w:p w14:paraId="1FAF6C0D" w14:textId="7B0A71B1" w:rsidR="00163268" w:rsidRPr="00163268" w:rsidRDefault="00163268" w:rsidP="00163268">
      <w:pPr>
        <w:pStyle w:val="Heading2"/>
        <w:jc w:val="both"/>
        <w:rPr>
          <w:rFonts w:ascii="Times New Roman" w:hAnsi="Times New Roman"/>
          <w:b/>
          <w:bCs/>
          <w:color w:val="auto"/>
          <w:sz w:val="24"/>
          <w:szCs w:val="24"/>
          <w:lang w:val="it-IT"/>
        </w:rPr>
      </w:pPr>
      <w:bookmarkStart w:id="12" w:name="_Toc231638691"/>
      <w:r w:rsidRPr="00163268">
        <w:rPr>
          <w:rFonts w:ascii="Times New Roman" w:hAnsi="Times New Roman"/>
          <w:b/>
          <w:bCs/>
          <w:color w:val="auto"/>
          <w:sz w:val="24"/>
          <w:szCs w:val="24"/>
          <w:lang w:val="it-IT"/>
        </w:rPr>
        <w:t>1.4. Implica</w:t>
      </w:r>
      <w:r w:rsidR="007C11FA">
        <w:rPr>
          <w:rFonts w:ascii="Times New Roman" w:hAnsi="Times New Roman"/>
          <w:b/>
          <w:bCs/>
          <w:color w:val="auto"/>
          <w:sz w:val="24"/>
          <w:szCs w:val="24"/>
          <w:lang w:val="it-IT"/>
        </w:rPr>
        <w:t>ț</w:t>
      </w:r>
      <w:r w:rsidRPr="00163268">
        <w:rPr>
          <w:rFonts w:ascii="Times New Roman" w:hAnsi="Times New Roman"/>
          <w:b/>
          <w:bCs/>
          <w:color w:val="auto"/>
          <w:sz w:val="24"/>
          <w:szCs w:val="24"/>
          <w:lang w:val="it-IT"/>
        </w:rPr>
        <w:t>ii la nivel microeconomic ale criminalit</w:t>
      </w:r>
      <w:r w:rsidR="007C11FA">
        <w:rPr>
          <w:rFonts w:ascii="Times New Roman" w:hAnsi="Times New Roman"/>
          <w:b/>
          <w:bCs/>
          <w:color w:val="auto"/>
          <w:sz w:val="24"/>
          <w:szCs w:val="24"/>
          <w:lang w:val="it-IT"/>
        </w:rPr>
        <w:t>ăț</w:t>
      </w:r>
      <w:r w:rsidRPr="00163268">
        <w:rPr>
          <w:rFonts w:ascii="Times New Roman" w:hAnsi="Times New Roman"/>
          <w:b/>
          <w:bCs/>
          <w:color w:val="auto"/>
          <w:sz w:val="24"/>
          <w:szCs w:val="24"/>
          <w:lang w:val="it-IT"/>
        </w:rPr>
        <w:t>ii cibernetice</w:t>
      </w:r>
      <w:bookmarkEnd w:id="12"/>
    </w:p>
    <w:p w14:paraId="513314BD" w14:textId="101953DE" w:rsidR="00163268" w:rsidRPr="002169AB" w:rsidRDefault="00163268" w:rsidP="00163268">
      <w:pPr>
        <w:jc w:val="both"/>
        <w:rPr>
          <w:rFonts w:ascii="Times New Roman" w:hAnsi="Times New Roman"/>
        </w:rPr>
      </w:pPr>
      <w:r w:rsidRPr="00C721D4">
        <w:rPr>
          <w:rFonts w:ascii="Times New Roman" w:hAnsi="Times New Roman"/>
          <w:lang w:val="it-IT"/>
        </w:rPr>
        <w:t xml:space="preserve"> Din punct de vedere microeconomic, impactul atacurilor cibernetice este manifestat de costuri directe, cum ar fi diverse tipuri de cheltuieli: pentru restaurarea sistemelor informatice, investi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ii pentru securizarea infrastructurii IT, plata 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scump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rilor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cazul atacurilor de tip ransomware sau amenzile aplicate pentru nerespectarea reglement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rilor privind protec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 datelor. Raportul publicat de IBM arat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dup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anul 2020 valoarea medie global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 unei bre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e de securitate a crescut constant, ating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niveluri record. Acest lucru demonstreaz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o dat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complexitatea tot mai mare a atacurilor cibernetice.</w:t>
      </w:r>
    </w:p>
    <w:p w14:paraId="6C63142A" w14:textId="736D063A" w:rsidR="00163268" w:rsidRDefault="00163268" w:rsidP="00163268">
      <w:pPr>
        <w:jc w:val="both"/>
        <w:rPr>
          <w:rFonts w:ascii="Times New Roman" w:hAnsi="Times New Roman"/>
          <w:lang w:val="it-IT"/>
        </w:rPr>
      </w:pPr>
      <w:r>
        <w:rPr>
          <w:rFonts w:ascii="Times New Roman" w:hAnsi="Times New Roman"/>
        </w:rPr>
        <w:t>Analiza realizat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de World Bank (2024) sus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ine aceste concluzii prin faptul 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resursele financiare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tehnice limitate pentru prevenirea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gestionarea incidentelor cibernetice sunt cauze care fac firmele mici vulnerabile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fa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a acestor atacuri. Prin urmare,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 xml:space="preserve">n economiile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 xml:space="preserve">n curs de dezvoltare un singur atac poate detrmina pierderi financiare semnificative,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ntreruperea activit</w:t>
      </w:r>
      <w:r w:rsidR="007C11FA">
        <w:rPr>
          <w:rFonts w:ascii="Times New Roman" w:hAnsi="Times New Roman"/>
        </w:rPr>
        <w:t>ăț</w:t>
      </w:r>
      <w:r>
        <w:rPr>
          <w:rFonts w:ascii="Times New Roman" w:hAnsi="Times New Roman"/>
        </w:rPr>
        <w:t>ii sau chiar faliment pentru firma respectiv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.</w:t>
      </w:r>
    </w:p>
    <w:p w14:paraId="67B36A6D" w14:textId="415A9CC8" w:rsidR="00163268" w:rsidRPr="002169AB" w:rsidRDefault="00163268" w:rsidP="00163268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Un alt tip de costuri care au efecte pe termen lung sunt costurile indirecte. Acestea pot provoca pierderea reputa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iei, diminuarea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ncrederii clien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ilor, sc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derea cotei pe pia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reducerea valorii bursiere a companiilor afectate. Atacurile cibernetice au un impact economic deosebit de important, impact care poate fi amplificat de pierderea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ncrederii, potrivit IMF(2022). Acest aspect are importan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 xml:space="preserve"> mai ales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sectorul financiar, unde stabilitatea se bazeaz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mare 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sur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pe percep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 de siguran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 xml:space="preserve"> a sistemelor.</w:t>
      </w:r>
    </w:p>
    <w:p w14:paraId="30BD16EA" w14:textId="7485A645" w:rsidR="00163268" w:rsidRDefault="00163268" w:rsidP="00C24CE2">
      <w:pPr>
        <w:jc w:val="both"/>
        <w:rPr>
          <w:ins w:id="13" w:author="Daniela" w:date="2026-06-16T21:28:00Z" w16du:dateUtc="2026-06-16T18:28:00Z"/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Atacurile cibernetice pot afecta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produsul intern brut (PIB), comer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ul digital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investi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iile, la nivel macroeconomic. Analiza f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cut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de </w:t>
      </w:r>
      <w:r w:rsidRPr="0028691B">
        <w:rPr>
          <w:rFonts w:ascii="Times New Roman" w:hAnsi="Times New Roman"/>
        </w:rPr>
        <w:t>Abrardi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.a (2025) </w:t>
      </w:r>
      <w:r w:rsidRPr="00C721D4">
        <w:rPr>
          <w:rFonts w:ascii="Times New Roman" w:hAnsi="Times New Roman"/>
        </w:rPr>
        <w:t>prezint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faptul 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atunci c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 xml:space="preserve">nd infrastructurile digitale critice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sistemele financiare extinse sunt compromise prin atacuri cibernetice, pie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ele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comportamentul investitorilor sunt afectate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sunt generate costuri importante pentru economii.</w:t>
      </w:r>
    </w:p>
    <w:p w14:paraId="66817FB8" w14:textId="77777777" w:rsidR="004D214D" w:rsidRDefault="004D214D" w:rsidP="00C24CE2">
      <w:pPr>
        <w:jc w:val="both"/>
        <w:rPr>
          <w:rFonts w:ascii="Times New Roman" w:hAnsi="Times New Roman"/>
        </w:rPr>
      </w:pPr>
    </w:p>
    <w:p w14:paraId="7A1DC2CF" w14:textId="20D04861" w:rsidR="00163268" w:rsidRDefault="00163268" w:rsidP="00C24CE2">
      <w:pPr>
        <w:pStyle w:val="Heading2"/>
        <w:jc w:val="both"/>
        <w:rPr>
          <w:rFonts w:ascii="Times New Roman" w:hAnsi="Times New Roman"/>
          <w:b/>
          <w:bCs/>
          <w:color w:val="auto"/>
          <w:sz w:val="24"/>
          <w:szCs w:val="24"/>
        </w:rPr>
      </w:pPr>
      <w:bookmarkStart w:id="14" w:name="_Toc231638692"/>
      <w:r w:rsidRPr="00163268">
        <w:rPr>
          <w:rFonts w:ascii="Times New Roman" w:hAnsi="Times New Roman"/>
          <w:b/>
          <w:bCs/>
          <w:color w:val="auto"/>
          <w:sz w:val="24"/>
          <w:szCs w:val="24"/>
        </w:rPr>
        <w:t>1.5.Implica</w:t>
      </w:r>
      <w:r w:rsidR="007C11FA">
        <w:rPr>
          <w:rFonts w:ascii="Times New Roman" w:hAnsi="Times New Roman"/>
          <w:b/>
          <w:bCs/>
          <w:color w:val="auto"/>
          <w:sz w:val="24"/>
          <w:szCs w:val="24"/>
        </w:rPr>
        <w:t>ț</w:t>
      </w:r>
      <w:r w:rsidRPr="00163268">
        <w:rPr>
          <w:rFonts w:ascii="Times New Roman" w:hAnsi="Times New Roman"/>
          <w:b/>
          <w:bCs/>
          <w:color w:val="auto"/>
          <w:sz w:val="24"/>
          <w:szCs w:val="24"/>
        </w:rPr>
        <w:t>ii macroeconomice ale criminalit</w:t>
      </w:r>
      <w:r w:rsidR="007C11FA">
        <w:rPr>
          <w:rFonts w:ascii="Times New Roman" w:hAnsi="Times New Roman"/>
          <w:b/>
          <w:bCs/>
          <w:color w:val="auto"/>
          <w:sz w:val="24"/>
          <w:szCs w:val="24"/>
        </w:rPr>
        <w:t>ăț</w:t>
      </w:r>
      <w:r w:rsidRPr="00163268">
        <w:rPr>
          <w:rFonts w:ascii="Times New Roman" w:hAnsi="Times New Roman"/>
          <w:b/>
          <w:bCs/>
          <w:color w:val="auto"/>
          <w:sz w:val="24"/>
          <w:szCs w:val="24"/>
        </w:rPr>
        <w:t>ii cibernetice</w:t>
      </w:r>
      <w:bookmarkEnd w:id="14"/>
    </w:p>
    <w:p w14:paraId="4A511886" w14:textId="0E42C44E" w:rsidR="00163268" w:rsidRDefault="00163268" w:rsidP="00C24CE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Indicatorii macroeconomici pot fi afecta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de activitatea infrac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ional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cibernetic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, conform indicatorilor macroeconomici. De exemplu, o analiz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realizat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 xml:space="preserve">n anul 2023 pe 32 de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>ri OECD(</w:t>
      </w:r>
      <w:ins w:id="15" w:author="Daniela" w:date="2026-06-16T21:28:00Z" w16du:dateUtc="2026-06-16T18:28:00Z">
        <w:r w:rsidR="004D214D">
          <w:rPr>
            <w:rFonts w:ascii="Times New Roman" w:hAnsi="Times New Roman"/>
          </w:rPr>
          <w:t>2023</w:t>
        </w:r>
      </w:ins>
      <w:del w:id="16" w:author="Daniela" w:date="2026-06-16T21:28:00Z" w16du:dateUtc="2026-06-16T18:28:00Z">
        <w:r w:rsidDel="004D214D">
          <w:rPr>
            <w:rFonts w:ascii="Times New Roman" w:hAnsi="Times New Roman"/>
          </w:rPr>
          <w:delText xml:space="preserve"> Organiza</w:delText>
        </w:r>
        <w:r w:rsidR="007C11FA" w:rsidDel="004D214D">
          <w:rPr>
            <w:rFonts w:ascii="Times New Roman" w:hAnsi="Times New Roman"/>
          </w:rPr>
          <w:delText>ț</w:delText>
        </w:r>
        <w:r w:rsidDel="004D214D">
          <w:rPr>
            <w:rFonts w:ascii="Times New Roman" w:hAnsi="Times New Roman"/>
          </w:rPr>
          <w:delText xml:space="preserve">ia pentru cooperare </w:delText>
        </w:r>
        <w:r w:rsidR="007C11FA" w:rsidDel="004D214D">
          <w:rPr>
            <w:rFonts w:ascii="Times New Roman" w:hAnsi="Times New Roman"/>
          </w:rPr>
          <w:delText>ș</w:delText>
        </w:r>
        <w:r w:rsidDel="004D214D">
          <w:rPr>
            <w:rFonts w:ascii="Times New Roman" w:hAnsi="Times New Roman"/>
          </w:rPr>
          <w:delText>i dezvoltare economic</w:delText>
        </w:r>
        <w:r w:rsidR="007C11FA" w:rsidDel="004D214D">
          <w:rPr>
            <w:rFonts w:ascii="Times New Roman" w:hAnsi="Times New Roman"/>
          </w:rPr>
          <w:delText>ă</w:delText>
        </w:r>
      </w:del>
      <w:r>
        <w:rPr>
          <w:rFonts w:ascii="Times New Roman" w:hAnsi="Times New Roman"/>
        </w:rPr>
        <w:t xml:space="preserve">) </w:t>
      </w:r>
      <w:r w:rsidRPr="00C06770">
        <w:rPr>
          <w:rFonts w:ascii="Times New Roman" w:hAnsi="Times New Roman"/>
        </w:rPr>
        <w:t>a constatat c</w:t>
      </w:r>
      <w:r w:rsidR="007C11FA">
        <w:rPr>
          <w:rFonts w:ascii="Times New Roman" w:hAnsi="Times New Roman"/>
        </w:rPr>
        <w:t>ă</w:t>
      </w:r>
      <w:r w:rsidRPr="00C06770">
        <w:rPr>
          <w:rFonts w:ascii="Times New Roman" w:hAnsi="Times New Roman"/>
        </w:rPr>
        <w:t xml:space="preserve"> expunerea la criminalitatea cibernetic</w:t>
      </w:r>
      <w:r w:rsidR="007C11FA">
        <w:rPr>
          <w:rFonts w:ascii="Times New Roman" w:hAnsi="Times New Roman"/>
        </w:rPr>
        <w:t>ă</w:t>
      </w:r>
      <w:r w:rsidRPr="00C06770">
        <w:rPr>
          <w:rFonts w:ascii="Times New Roman" w:hAnsi="Times New Roman"/>
        </w:rPr>
        <w:t xml:space="preserve"> este corelat</w:t>
      </w:r>
      <w:r w:rsidR="007C11FA">
        <w:rPr>
          <w:rFonts w:ascii="Times New Roman" w:hAnsi="Times New Roman"/>
        </w:rPr>
        <w:t>ă</w:t>
      </w:r>
      <w:r w:rsidRPr="00C06770">
        <w:rPr>
          <w:rFonts w:ascii="Times New Roman" w:hAnsi="Times New Roman"/>
        </w:rPr>
        <w:t xml:space="preserve"> cu o reducere anual</w:t>
      </w:r>
      <w:r w:rsidR="007C11FA">
        <w:rPr>
          <w:rFonts w:ascii="Times New Roman" w:hAnsi="Times New Roman"/>
        </w:rPr>
        <w:t>ă</w:t>
      </w:r>
      <w:r w:rsidRPr="00C06770">
        <w:rPr>
          <w:rFonts w:ascii="Times New Roman" w:hAnsi="Times New Roman"/>
        </w:rPr>
        <w:t xml:space="preserve"> a productivit</w:t>
      </w:r>
      <w:r w:rsidR="007C11FA">
        <w:rPr>
          <w:rFonts w:ascii="Times New Roman" w:hAnsi="Times New Roman"/>
        </w:rPr>
        <w:t>ăț</w:t>
      </w:r>
      <w:r w:rsidRPr="00C06770">
        <w:rPr>
          <w:rFonts w:ascii="Times New Roman" w:hAnsi="Times New Roman"/>
        </w:rPr>
        <w:t xml:space="preserve">ii totale a factorilor, ceea ce, </w:t>
      </w:r>
      <w:r w:rsidR="007C11FA">
        <w:rPr>
          <w:rFonts w:ascii="Times New Roman" w:hAnsi="Times New Roman"/>
        </w:rPr>
        <w:t>î</w:t>
      </w:r>
      <w:r w:rsidRPr="00C06770">
        <w:rPr>
          <w:rFonts w:ascii="Times New Roman" w:hAnsi="Times New Roman"/>
        </w:rPr>
        <w:t>n timp, poate duce la un declin cumulativ de p</w:t>
      </w:r>
      <w:r w:rsidR="007C11FA">
        <w:rPr>
          <w:rFonts w:ascii="Times New Roman" w:hAnsi="Times New Roman"/>
        </w:rPr>
        <w:t>â</w:t>
      </w:r>
      <w:r w:rsidRPr="00C06770">
        <w:rPr>
          <w:rFonts w:ascii="Times New Roman" w:hAnsi="Times New Roman"/>
        </w:rPr>
        <w:t>n</w:t>
      </w:r>
      <w:r w:rsidR="007C11FA">
        <w:rPr>
          <w:rFonts w:ascii="Times New Roman" w:hAnsi="Times New Roman"/>
        </w:rPr>
        <w:t>ă</w:t>
      </w:r>
      <w:r w:rsidRPr="00C06770">
        <w:rPr>
          <w:rFonts w:ascii="Times New Roman" w:hAnsi="Times New Roman"/>
        </w:rPr>
        <w:t xml:space="preserve"> la 3% din PIB </w:t>
      </w:r>
      <w:r w:rsidR="007C11FA">
        <w:rPr>
          <w:rFonts w:ascii="Times New Roman" w:hAnsi="Times New Roman"/>
        </w:rPr>
        <w:t>î</w:t>
      </w:r>
      <w:r w:rsidRPr="00C06770">
        <w:rPr>
          <w:rFonts w:ascii="Times New Roman" w:hAnsi="Times New Roman"/>
        </w:rPr>
        <w:t>ntr-o perioad</w:t>
      </w:r>
      <w:r w:rsidR="007C11FA">
        <w:rPr>
          <w:rFonts w:ascii="Times New Roman" w:hAnsi="Times New Roman"/>
        </w:rPr>
        <w:t>ă</w:t>
      </w:r>
      <w:r w:rsidRPr="00C06770">
        <w:rPr>
          <w:rFonts w:ascii="Times New Roman" w:hAnsi="Times New Roman"/>
        </w:rPr>
        <w:t xml:space="preserve"> de zece ani, echivalentul pierderii unei </w:t>
      </w:r>
      <w:r w:rsidR="007C11FA">
        <w:rPr>
          <w:rFonts w:ascii="Times New Roman" w:hAnsi="Times New Roman"/>
        </w:rPr>
        <w:t>î</w:t>
      </w:r>
      <w:r w:rsidRPr="00C06770">
        <w:rPr>
          <w:rFonts w:ascii="Times New Roman" w:hAnsi="Times New Roman"/>
        </w:rPr>
        <w:t>ntregi rota</w:t>
      </w:r>
      <w:r w:rsidR="007C11FA">
        <w:rPr>
          <w:rFonts w:ascii="Times New Roman" w:hAnsi="Times New Roman"/>
        </w:rPr>
        <w:t>ț</w:t>
      </w:r>
      <w:r w:rsidRPr="00C06770">
        <w:rPr>
          <w:rFonts w:ascii="Times New Roman" w:hAnsi="Times New Roman"/>
        </w:rPr>
        <w:t>ii de cre</w:t>
      </w:r>
      <w:r w:rsidR="007C11FA">
        <w:rPr>
          <w:rFonts w:ascii="Times New Roman" w:hAnsi="Times New Roman"/>
        </w:rPr>
        <w:t>ș</w:t>
      </w:r>
      <w:r w:rsidRPr="00C06770">
        <w:rPr>
          <w:rFonts w:ascii="Times New Roman" w:hAnsi="Times New Roman"/>
        </w:rPr>
        <w:t>tere economic</w:t>
      </w:r>
      <w:r w:rsidR="007C11FA">
        <w:rPr>
          <w:rFonts w:ascii="Times New Roman" w:hAnsi="Times New Roman"/>
        </w:rPr>
        <w:t>ă</w:t>
      </w:r>
      <w:r w:rsidRPr="00C06770">
        <w:rPr>
          <w:rFonts w:ascii="Times New Roman" w:hAnsi="Times New Roman"/>
        </w:rPr>
        <w:t>.</w:t>
      </w:r>
    </w:p>
    <w:p w14:paraId="749DD1C1" w14:textId="04D35F9E" w:rsidR="00163268" w:rsidRDefault="00163268" w:rsidP="00C24CE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 w:rsidRPr="00C06770">
        <w:rPr>
          <w:rFonts w:ascii="Times New Roman" w:hAnsi="Times New Roman"/>
        </w:rPr>
        <w:t xml:space="preserve">Riscul asupra </w:t>
      </w:r>
      <w:r w:rsidR="007C11FA">
        <w:rPr>
          <w:rFonts w:ascii="Times New Roman" w:hAnsi="Times New Roman"/>
        </w:rPr>
        <w:t>î</w:t>
      </w:r>
      <w:r w:rsidRPr="00C06770">
        <w:rPr>
          <w:rFonts w:ascii="Times New Roman" w:hAnsi="Times New Roman"/>
        </w:rPr>
        <w:t>ntregului sistem financiar este men</w:t>
      </w:r>
      <w:r w:rsidR="007C11FA">
        <w:rPr>
          <w:rFonts w:ascii="Times New Roman" w:hAnsi="Times New Roman"/>
        </w:rPr>
        <w:t>ț</w:t>
      </w:r>
      <w:r w:rsidRPr="00C06770">
        <w:rPr>
          <w:rFonts w:ascii="Times New Roman" w:hAnsi="Times New Roman"/>
        </w:rPr>
        <w:t xml:space="preserve">ionat </w:t>
      </w:r>
      <w:r w:rsidR="007C11FA">
        <w:rPr>
          <w:rFonts w:ascii="Times New Roman" w:hAnsi="Times New Roman"/>
        </w:rPr>
        <w:t>ș</w:t>
      </w:r>
      <w:r w:rsidRPr="00C06770">
        <w:rPr>
          <w:rFonts w:ascii="Times New Roman" w:hAnsi="Times New Roman"/>
        </w:rPr>
        <w:t>i de FMI (2024), care avertizeaz</w:t>
      </w:r>
      <w:r w:rsidR="007C11FA">
        <w:rPr>
          <w:rFonts w:ascii="Times New Roman" w:hAnsi="Times New Roman"/>
        </w:rPr>
        <w:t>ă</w:t>
      </w:r>
      <w:r w:rsidRPr="00C06770">
        <w:rPr>
          <w:rFonts w:ascii="Times New Roman" w:hAnsi="Times New Roman"/>
        </w:rPr>
        <w:t xml:space="preserve"> c</w:t>
      </w:r>
      <w:r w:rsidR="007C11FA">
        <w:rPr>
          <w:rFonts w:ascii="Times New Roman" w:hAnsi="Times New Roman"/>
        </w:rPr>
        <w:t>ă</w:t>
      </w:r>
      <w:r w:rsidRPr="00C06770">
        <w:rPr>
          <w:rFonts w:ascii="Times New Roman" w:hAnsi="Times New Roman"/>
        </w:rPr>
        <w:t xml:space="preserve"> pierderile foarte mari cauzate de atacuri cibernetice pot pune </w:t>
      </w:r>
      <w:r w:rsidR="007C11FA">
        <w:rPr>
          <w:rFonts w:ascii="Times New Roman" w:hAnsi="Times New Roman"/>
        </w:rPr>
        <w:t>î</w:t>
      </w:r>
      <w:r w:rsidRPr="00C06770">
        <w:rPr>
          <w:rFonts w:ascii="Times New Roman" w:hAnsi="Times New Roman"/>
        </w:rPr>
        <w:t>n pericol stabilitatea unor institu</w:t>
      </w:r>
      <w:r w:rsidR="007C11FA">
        <w:rPr>
          <w:rFonts w:ascii="Times New Roman" w:hAnsi="Times New Roman"/>
        </w:rPr>
        <w:t>ț</w:t>
      </w:r>
      <w:r w:rsidRPr="00C06770">
        <w:rPr>
          <w:rFonts w:ascii="Times New Roman" w:hAnsi="Times New Roman"/>
        </w:rPr>
        <w:t>ii financiare. Aceste probleme pot duce la dificult</w:t>
      </w:r>
      <w:r w:rsidR="007C11FA">
        <w:rPr>
          <w:rFonts w:ascii="Times New Roman" w:hAnsi="Times New Roman"/>
        </w:rPr>
        <w:t>ăț</w:t>
      </w:r>
      <w:r w:rsidRPr="00C06770">
        <w:rPr>
          <w:rFonts w:ascii="Times New Roman" w:hAnsi="Times New Roman"/>
        </w:rPr>
        <w:t>i de finan</w:t>
      </w:r>
      <w:r w:rsidR="007C11FA">
        <w:rPr>
          <w:rFonts w:ascii="Times New Roman" w:hAnsi="Times New Roman"/>
        </w:rPr>
        <w:t>ț</w:t>
      </w:r>
      <w:r w:rsidRPr="00C06770">
        <w:rPr>
          <w:rFonts w:ascii="Times New Roman" w:hAnsi="Times New Roman"/>
        </w:rPr>
        <w:t xml:space="preserve">are pentru companii </w:t>
      </w:r>
      <w:r w:rsidR="007C11FA">
        <w:rPr>
          <w:rFonts w:ascii="Times New Roman" w:hAnsi="Times New Roman"/>
        </w:rPr>
        <w:t>ș</w:t>
      </w:r>
      <w:r w:rsidRPr="00C06770">
        <w:rPr>
          <w:rFonts w:ascii="Times New Roman" w:hAnsi="Times New Roman"/>
        </w:rPr>
        <w:t>i pot afecta stabilitatea macroeconomic</w:t>
      </w:r>
      <w:r w:rsidR="007C11FA">
        <w:rPr>
          <w:rFonts w:ascii="Times New Roman" w:hAnsi="Times New Roman"/>
        </w:rPr>
        <w:t>ă</w:t>
      </w:r>
      <w:r w:rsidRPr="00C06770">
        <w:rPr>
          <w:rFonts w:ascii="Times New Roman" w:hAnsi="Times New Roman"/>
        </w:rPr>
        <w:t>. Conform raportului FMI, pierderile estimate au crescut de peste patru ori din 2017, ceea ce arat</w:t>
      </w:r>
      <w:r w:rsidR="007C11FA">
        <w:rPr>
          <w:rFonts w:ascii="Times New Roman" w:hAnsi="Times New Roman"/>
        </w:rPr>
        <w:t>ă</w:t>
      </w:r>
      <w:r w:rsidRPr="00C06770">
        <w:rPr>
          <w:rFonts w:ascii="Times New Roman" w:hAnsi="Times New Roman"/>
        </w:rPr>
        <w:t xml:space="preserve"> c</w:t>
      </w:r>
      <w:r w:rsidR="007C11FA">
        <w:rPr>
          <w:rFonts w:ascii="Times New Roman" w:hAnsi="Times New Roman"/>
        </w:rPr>
        <w:t>ă</w:t>
      </w:r>
      <w:r w:rsidRPr="00C06770">
        <w:rPr>
          <w:rFonts w:ascii="Times New Roman" w:hAnsi="Times New Roman"/>
        </w:rPr>
        <w:t xml:space="preserve"> riscurile cibernetice devin tot mai mari pentru sectoarele importante ale economiei.</w:t>
      </w:r>
    </w:p>
    <w:p w14:paraId="3EA34593" w14:textId="21CDC440" w:rsidR="00163268" w:rsidRDefault="00163268" w:rsidP="00C24CE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 w:rsidRPr="00AE28E1">
        <w:rPr>
          <w:rFonts w:ascii="Times New Roman" w:hAnsi="Times New Roman"/>
        </w:rPr>
        <w:t>Analizele economice recente eviden</w:t>
      </w:r>
      <w:r w:rsidR="007C11FA">
        <w:rPr>
          <w:rFonts w:ascii="Times New Roman" w:hAnsi="Times New Roman"/>
        </w:rPr>
        <w:t>ț</w:t>
      </w:r>
      <w:r w:rsidRPr="00AE28E1">
        <w:rPr>
          <w:rFonts w:ascii="Times New Roman" w:hAnsi="Times New Roman"/>
        </w:rPr>
        <w:t>iaz</w:t>
      </w:r>
      <w:r w:rsidR="007C11FA">
        <w:rPr>
          <w:rFonts w:ascii="Times New Roman" w:hAnsi="Times New Roman"/>
        </w:rPr>
        <w:t>ă</w:t>
      </w:r>
      <w:r w:rsidRPr="00AE28E1">
        <w:rPr>
          <w:rFonts w:ascii="Times New Roman" w:hAnsi="Times New Roman"/>
        </w:rPr>
        <w:t xml:space="preserve"> existen</w:t>
      </w:r>
      <w:r w:rsidR="007C11FA">
        <w:rPr>
          <w:rFonts w:ascii="Times New Roman" w:hAnsi="Times New Roman"/>
        </w:rPr>
        <w:t>ț</w:t>
      </w:r>
      <w:r w:rsidRPr="00AE28E1">
        <w:rPr>
          <w:rFonts w:ascii="Times New Roman" w:hAnsi="Times New Roman"/>
        </w:rPr>
        <w:t>a unei leg</w:t>
      </w:r>
      <w:r w:rsidR="007C11FA">
        <w:rPr>
          <w:rFonts w:ascii="Times New Roman" w:hAnsi="Times New Roman"/>
        </w:rPr>
        <w:t>ă</w:t>
      </w:r>
      <w:r w:rsidRPr="00AE28E1">
        <w:rPr>
          <w:rFonts w:ascii="Times New Roman" w:hAnsi="Times New Roman"/>
        </w:rPr>
        <w:t xml:space="preserve">turi directe </w:t>
      </w:r>
      <w:r w:rsidR="007C11FA">
        <w:rPr>
          <w:rFonts w:ascii="Times New Roman" w:hAnsi="Times New Roman"/>
        </w:rPr>
        <w:t>î</w:t>
      </w:r>
      <w:r w:rsidRPr="00AE28E1">
        <w:rPr>
          <w:rFonts w:ascii="Times New Roman" w:hAnsi="Times New Roman"/>
        </w:rPr>
        <w:t xml:space="preserve">ntre atacurile cibernetice severe </w:t>
      </w:r>
      <w:r w:rsidR="007C11FA">
        <w:rPr>
          <w:rFonts w:ascii="Times New Roman" w:hAnsi="Times New Roman"/>
        </w:rPr>
        <w:t>ș</w:t>
      </w:r>
      <w:r w:rsidRPr="00AE28E1">
        <w:rPr>
          <w:rFonts w:ascii="Times New Roman" w:hAnsi="Times New Roman"/>
        </w:rPr>
        <w:t>i varia</w:t>
      </w:r>
      <w:r w:rsidR="007C11FA">
        <w:rPr>
          <w:rFonts w:ascii="Times New Roman" w:hAnsi="Times New Roman"/>
        </w:rPr>
        <w:t>ț</w:t>
      </w:r>
      <w:r w:rsidRPr="00AE28E1">
        <w:rPr>
          <w:rFonts w:ascii="Times New Roman" w:hAnsi="Times New Roman"/>
        </w:rPr>
        <w:t>iile indicatorilor macroeconomici tradi</w:t>
      </w:r>
      <w:r w:rsidR="007C11FA">
        <w:rPr>
          <w:rFonts w:ascii="Times New Roman" w:hAnsi="Times New Roman"/>
        </w:rPr>
        <w:t>ț</w:t>
      </w:r>
      <w:r w:rsidRPr="00AE28E1">
        <w:rPr>
          <w:rFonts w:ascii="Times New Roman" w:hAnsi="Times New Roman"/>
        </w:rPr>
        <w:t xml:space="preserve">ionali, </w:t>
      </w:r>
      <w:r w:rsidR="007C11FA">
        <w:rPr>
          <w:rFonts w:ascii="Times New Roman" w:hAnsi="Times New Roman"/>
        </w:rPr>
        <w:t>î</w:t>
      </w:r>
      <w:r w:rsidRPr="00AE28E1">
        <w:rPr>
          <w:rFonts w:ascii="Times New Roman" w:hAnsi="Times New Roman"/>
        </w:rPr>
        <w:t>n special produsul intern brut. Anderson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.a</w:t>
      </w:r>
      <w:r w:rsidRPr="00AE28E1">
        <w:rPr>
          <w:rFonts w:ascii="Times New Roman" w:hAnsi="Times New Roman"/>
        </w:rPr>
        <w:t xml:space="preserve"> (2019), arat</w:t>
      </w:r>
      <w:r w:rsidR="007C11FA">
        <w:rPr>
          <w:rFonts w:ascii="Times New Roman" w:hAnsi="Times New Roman"/>
        </w:rPr>
        <w:t>ă</w:t>
      </w:r>
      <w:r w:rsidRPr="00AE28E1">
        <w:rPr>
          <w:rFonts w:ascii="Times New Roman" w:hAnsi="Times New Roman"/>
        </w:rPr>
        <w:t xml:space="preserve"> c</w:t>
      </w:r>
      <w:r w:rsidR="007C11FA">
        <w:rPr>
          <w:rFonts w:ascii="Times New Roman" w:hAnsi="Times New Roman"/>
        </w:rPr>
        <w:t>ă</w:t>
      </w:r>
      <w:r w:rsidRPr="00AE28E1">
        <w:rPr>
          <w:rFonts w:ascii="Times New Roman" w:hAnsi="Times New Roman"/>
        </w:rPr>
        <w:t xml:space="preserve"> pierderile generate de furtul de proprietate intelectual</w:t>
      </w:r>
      <w:r w:rsidR="007C11FA">
        <w:rPr>
          <w:rFonts w:ascii="Times New Roman" w:hAnsi="Times New Roman"/>
        </w:rPr>
        <w:t>ă</w:t>
      </w:r>
      <w:r w:rsidRPr="00AE28E1">
        <w:rPr>
          <w:rFonts w:ascii="Times New Roman" w:hAnsi="Times New Roman"/>
        </w:rPr>
        <w:t xml:space="preserve">, date comerciale </w:t>
      </w:r>
      <w:r w:rsidR="007C11FA">
        <w:rPr>
          <w:rFonts w:ascii="Times New Roman" w:hAnsi="Times New Roman"/>
        </w:rPr>
        <w:t>ș</w:t>
      </w:r>
      <w:r w:rsidRPr="00AE28E1">
        <w:rPr>
          <w:rFonts w:ascii="Times New Roman" w:hAnsi="Times New Roman"/>
        </w:rPr>
        <w:t>i active de cunoa</w:t>
      </w:r>
      <w:r w:rsidR="007C11FA">
        <w:rPr>
          <w:rFonts w:ascii="Times New Roman" w:hAnsi="Times New Roman"/>
        </w:rPr>
        <w:t>ș</w:t>
      </w:r>
      <w:r w:rsidRPr="00AE28E1">
        <w:rPr>
          <w:rFonts w:ascii="Times New Roman" w:hAnsi="Times New Roman"/>
        </w:rPr>
        <w:t>tere afecteaz</w:t>
      </w:r>
      <w:r w:rsidR="007C11FA">
        <w:rPr>
          <w:rFonts w:ascii="Times New Roman" w:hAnsi="Times New Roman"/>
        </w:rPr>
        <w:t>ă</w:t>
      </w:r>
      <w:r w:rsidRPr="00AE28E1">
        <w:rPr>
          <w:rFonts w:ascii="Times New Roman" w:hAnsi="Times New Roman"/>
        </w:rPr>
        <w:t xml:space="preserve"> capacitatea productiv</w:t>
      </w:r>
      <w:r w:rsidR="007C11FA">
        <w:rPr>
          <w:rFonts w:ascii="Times New Roman" w:hAnsi="Times New Roman"/>
        </w:rPr>
        <w:t>ă</w:t>
      </w:r>
      <w:r w:rsidRPr="00AE28E1">
        <w:rPr>
          <w:rFonts w:ascii="Times New Roman" w:hAnsi="Times New Roman"/>
        </w:rPr>
        <w:t xml:space="preserve"> a economiilor na</w:t>
      </w:r>
      <w:r w:rsidR="007C11FA">
        <w:rPr>
          <w:rFonts w:ascii="Times New Roman" w:hAnsi="Times New Roman"/>
        </w:rPr>
        <w:t>ț</w:t>
      </w:r>
      <w:r w:rsidRPr="00AE28E1">
        <w:rPr>
          <w:rFonts w:ascii="Times New Roman" w:hAnsi="Times New Roman"/>
        </w:rPr>
        <w:t>ionale pe termen lung. Autorii subliniaz</w:t>
      </w:r>
      <w:r w:rsidR="007C11FA">
        <w:rPr>
          <w:rFonts w:ascii="Times New Roman" w:hAnsi="Times New Roman"/>
        </w:rPr>
        <w:t>ă</w:t>
      </w:r>
      <w:r w:rsidRPr="00AE28E1">
        <w:rPr>
          <w:rFonts w:ascii="Times New Roman" w:hAnsi="Times New Roman"/>
        </w:rPr>
        <w:t xml:space="preserve"> c</w:t>
      </w:r>
      <w:r w:rsidR="007C11FA">
        <w:rPr>
          <w:rFonts w:ascii="Times New Roman" w:hAnsi="Times New Roman"/>
        </w:rPr>
        <w:t>ă</w:t>
      </w:r>
      <w:r w:rsidRPr="00AE28E1">
        <w:rPr>
          <w:rFonts w:ascii="Times New Roman" w:hAnsi="Times New Roman"/>
        </w:rPr>
        <w:t xml:space="preserve"> aceste pierderi sunt adesea subestimate, deoarece nu includ costurile de oportunitate </w:t>
      </w:r>
      <w:r w:rsidR="007C11FA">
        <w:rPr>
          <w:rFonts w:ascii="Times New Roman" w:hAnsi="Times New Roman"/>
        </w:rPr>
        <w:t>ș</w:t>
      </w:r>
      <w:r w:rsidRPr="00AE28E1">
        <w:rPr>
          <w:rFonts w:ascii="Times New Roman" w:hAnsi="Times New Roman"/>
        </w:rPr>
        <w:t>i impactul asupra inova</w:t>
      </w:r>
      <w:r w:rsidR="007C11FA">
        <w:rPr>
          <w:rFonts w:ascii="Times New Roman" w:hAnsi="Times New Roman"/>
        </w:rPr>
        <w:t>ț</w:t>
      </w:r>
      <w:r w:rsidRPr="00AE28E1">
        <w:rPr>
          <w:rFonts w:ascii="Times New Roman" w:hAnsi="Times New Roman"/>
        </w:rPr>
        <w:t>iei. Aceast</w:t>
      </w:r>
      <w:r w:rsidR="007C11FA">
        <w:rPr>
          <w:rFonts w:ascii="Times New Roman" w:hAnsi="Times New Roman"/>
        </w:rPr>
        <w:t>ă</w:t>
      </w:r>
      <w:r w:rsidRPr="00AE28E1">
        <w:rPr>
          <w:rFonts w:ascii="Times New Roman" w:hAnsi="Times New Roman"/>
        </w:rPr>
        <w:t xml:space="preserve"> perspectiv</w:t>
      </w:r>
      <w:r w:rsidR="007C11FA">
        <w:rPr>
          <w:rFonts w:ascii="Times New Roman" w:hAnsi="Times New Roman"/>
        </w:rPr>
        <w:t>ă</w:t>
      </w:r>
      <w:r w:rsidRPr="00AE28E1">
        <w:rPr>
          <w:rFonts w:ascii="Times New Roman" w:hAnsi="Times New Roman"/>
        </w:rPr>
        <w:t xml:space="preserve"> este sus</w:t>
      </w:r>
      <w:r w:rsidR="007C11FA">
        <w:rPr>
          <w:rFonts w:ascii="Times New Roman" w:hAnsi="Times New Roman"/>
        </w:rPr>
        <w:t>ț</w:t>
      </w:r>
      <w:r w:rsidRPr="00AE28E1">
        <w:rPr>
          <w:rFonts w:ascii="Times New Roman" w:hAnsi="Times New Roman"/>
        </w:rPr>
        <w:t>inut</w:t>
      </w:r>
      <w:r w:rsidR="007C11FA">
        <w:rPr>
          <w:rFonts w:ascii="Times New Roman" w:hAnsi="Times New Roman"/>
        </w:rPr>
        <w:t>ă</w:t>
      </w:r>
      <w:r w:rsidRPr="00AE28E1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 w:rsidRPr="00AE28E1">
        <w:rPr>
          <w:rFonts w:ascii="Times New Roman" w:hAnsi="Times New Roman"/>
        </w:rPr>
        <w:t>i de studiile empirice recente, care indic</w:t>
      </w:r>
      <w:r w:rsidR="007C11FA">
        <w:rPr>
          <w:rFonts w:ascii="Times New Roman" w:hAnsi="Times New Roman"/>
        </w:rPr>
        <w:t>ă</w:t>
      </w:r>
      <w:r w:rsidRPr="00AE28E1">
        <w:rPr>
          <w:rFonts w:ascii="Times New Roman" w:hAnsi="Times New Roman"/>
        </w:rPr>
        <w:t xml:space="preserve"> faptul c</w:t>
      </w:r>
      <w:r w:rsidR="007C11FA">
        <w:rPr>
          <w:rFonts w:ascii="Times New Roman" w:hAnsi="Times New Roman"/>
        </w:rPr>
        <w:t>ă</w:t>
      </w:r>
      <w:r w:rsidRPr="00AE28E1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Pr="00AE28E1">
        <w:rPr>
          <w:rFonts w:ascii="Times New Roman" w:hAnsi="Times New Roman"/>
        </w:rPr>
        <w:t>n economii dezvoltate precum Regatul Unit, costurile asociate criminalit</w:t>
      </w:r>
      <w:r w:rsidR="007C11FA">
        <w:rPr>
          <w:rFonts w:ascii="Times New Roman" w:hAnsi="Times New Roman"/>
        </w:rPr>
        <w:t>ăț</w:t>
      </w:r>
      <w:r w:rsidRPr="00AE28E1">
        <w:rPr>
          <w:rFonts w:ascii="Times New Roman" w:hAnsi="Times New Roman"/>
        </w:rPr>
        <w:t>ii cibernetice pot genera pierderi echivalente cu aproximativ 0,3% din PIB anual, afect</w:t>
      </w:r>
      <w:r w:rsidR="007C11FA">
        <w:rPr>
          <w:rFonts w:ascii="Times New Roman" w:hAnsi="Times New Roman"/>
        </w:rPr>
        <w:t>â</w:t>
      </w:r>
      <w:r w:rsidRPr="00AE28E1">
        <w:rPr>
          <w:rFonts w:ascii="Times New Roman" w:hAnsi="Times New Roman"/>
        </w:rPr>
        <w:t>nd competitivitatea economic</w:t>
      </w:r>
      <w:r w:rsidR="007C11FA">
        <w:rPr>
          <w:rFonts w:ascii="Times New Roman" w:hAnsi="Times New Roman"/>
        </w:rPr>
        <w:t>ă</w:t>
      </w:r>
      <w:r w:rsidRPr="00AE28E1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 w:rsidRPr="00AE28E1">
        <w:rPr>
          <w:rFonts w:ascii="Times New Roman" w:hAnsi="Times New Roman"/>
        </w:rPr>
        <w:t>i atractivitatea investi</w:t>
      </w:r>
      <w:r w:rsidR="007C11FA">
        <w:rPr>
          <w:rFonts w:ascii="Times New Roman" w:hAnsi="Times New Roman"/>
        </w:rPr>
        <w:t>ț</w:t>
      </w:r>
      <w:r w:rsidRPr="00AE28E1">
        <w:rPr>
          <w:rFonts w:ascii="Times New Roman" w:hAnsi="Times New Roman"/>
        </w:rPr>
        <w:t>ional</w:t>
      </w:r>
      <w:r w:rsidR="007C11FA">
        <w:rPr>
          <w:rFonts w:ascii="Times New Roman" w:hAnsi="Times New Roman"/>
        </w:rPr>
        <w:t>ă</w:t>
      </w:r>
      <w:r w:rsidRPr="00AE28E1">
        <w:rPr>
          <w:rFonts w:ascii="Times New Roman" w:hAnsi="Times New Roman"/>
        </w:rPr>
        <w:t xml:space="preserve"> (IMF, 2021). </w:t>
      </w:r>
      <w:r w:rsidR="007C11FA">
        <w:rPr>
          <w:rFonts w:ascii="Times New Roman" w:hAnsi="Times New Roman"/>
        </w:rPr>
        <w:t>Î</w:t>
      </w:r>
      <w:r w:rsidRPr="00AE28E1">
        <w:rPr>
          <w:rFonts w:ascii="Times New Roman" w:hAnsi="Times New Roman"/>
        </w:rPr>
        <w:t>n aceea</w:t>
      </w:r>
      <w:r w:rsidR="007C11FA">
        <w:rPr>
          <w:rFonts w:ascii="Times New Roman" w:hAnsi="Times New Roman"/>
        </w:rPr>
        <w:t>ș</w:t>
      </w:r>
      <w:r w:rsidRPr="00AE28E1">
        <w:rPr>
          <w:rFonts w:ascii="Times New Roman" w:hAnsi="Times New Roman"/>
        </w:rPr>
        <w:t>i direc</w:t>
      </w:r>
      <w:r w:rsidR="007C11FA">
        <w:rPr>
          <w:rFonts w:ascii="Times New Roman" w:hAnsi="Times New Roman"/>
        </w:rPr>
        <w:t>ț</w:t>
      </w:r>
      <w:r w:rsidRPr="00AE28E1">
        <w:rPr>
          <w:rFonts w:ascii="Times New Roman" w:hAnsi="Times New Roman"/>
        </w:rPr>
        <w:t>ie, World Bank (2024) eviden</w:t>
      </w:r>
      <w:r w:rsidR="007C11FA">
        <w:rPr>
          <w:rFonts w:ascii="Times New Roman" w:hAnsi="Times New Roman"/>
        </w:rPr>
        <w:t>ț</w:t>
      </w:r>
      <w:r w:rsidRPr="00AE28E1">
        <w:rPr>
          <w:rFonts w:ascii="Times New Roman" w:hAnsi="Times New Roman"/>
        </w:rPr>
        <w:t>iaz</w:t>
      </w:r>
      <w:r w:rsidR="007C11FA">
        <w:rPr>
          <w:rFonts w:ascii="Times New Roman" w:hAnsi="Times New Roman"/>
        </w:rPr>
        <w:t>ă</w:t>
      </w:r>
      <w:r w:rsidRPr="00AE28E1">
        <w:rPr>
          <w:rFonts w:ascii="Times New Roman" w:hAnsi="Times New Roman"/>
        </w:rPr>
        <w:t xml:space="preserve"> c</w:t>
      </w:r>
      <w:r w:rsidR="007C11FA">
        <w:rPr>
          <w:rFonts w:ascii="Times New Roman" w:hAnsi="Times New Roman"/>
        </w:rPr>
        <w:t>ă</w:t>
      </w:r>
      <w:r w:rsidRPr="00AE28E1">
        <w:rPr>
          <w:rFonts w:ascii="Times New Roman" w:hAnsi="Times New Roman"/>
        </w:rPr>
        <w:t xml:space="preserve"> atacurile cibernetice repetate asupra firmelor </w:t>
      </w:r>
      <w:r w:rsidR="007C11FA">
        <w:rPr>
          <w:rFonts w:ascii="Times New Roman" w:hAnsi="Times New Roman"/>
        </w:rPr>
        <w:lastRenderedPageBreak/>
        <w:t>ș</w:t>
      </w:r>
      <w:r w:rsidRPr="00AE28E1">
        <w:rPr>
          <w:rFonts w:ascii="Times New Roman" w:hAnsi="Times New Roman"/>
        </w:rPr>
        <w:t>i institu</w:t>
      </w:r>
      <w:r w:rsidR="007C11FA">
        <w:rPr>
          <w:rFonts w:ascii="Times New Roman" w:hAnsi="Times New Roman"/>
        </w:rPr>
        <w:t>ț</w:t>
      </w:r>
      <w:r w:rsidRPr="00AE28E1">
        <w:rPr>
          <w:rFonts w:ascii="Times New Roman" w:hAnsi="Times New Roman"/>
        </w:rPr>
        <w:t>iilor publice pot conduce la o alocare ineficient</w:t>
      </w:r>
      <w:r w:rsidR="007C11FA">
        <w:rPr>
          <w:rFonts w:ascii="Times New Roman" w:hAnsi="Times New Roman"/>
        </w:rPr>
        <w:t>ă</w:t>
      </w:r>
      <w:r w:rsidRPr="00AE28E1">
        <w:rPr>
          <w:rFonts w:ascii="Times New Roman" w:hAnsi="Times New Roman"/>
        </w:rPr>
        <w:t xml:space="preserve"> a resurselor, deoarece fondurile sunt redirec</w:t>
      </w:r>
      <w:r w:rsidR="007C11FA">
        <w:rPr>
          <w:rFonts w:ascii="Times New Roman" w:hAnsi="Times New Roman"/>
        </w:rPr>
        <w:t>ț</w:t>
      </w:r>
      <w:r w:rsidRPr="00AE28E1">
        <w:rPr>
          <w:rFonts w:ascii="Times New Roman" w:hAnsi="Times New Roman"/>
        </w:rPr>
        <w:t>ionate de la investi</w:t>
      </w:r>
      <w:r w:rsidR="007C11FA">
        <w:rPr>
          <w:rFonts w:ascii="Times New Roman" w:hAnsi="Times New Roman"/>
        </w:rPr>
        <w:t>ț</w:t>
      </w:r>
      <w:r w:rsidRPr="00AE28E1">
        <w:rPr>
          <w:rFonts w:ascii="Times New Roman" w:hAnsi="Times New Roman"/>
        </w:rPr>
        <w:t>ii productive c</w:t>
      </w:r>
      <w:r w:rsidR="007C11FA">
        <w:rPr>
          <w:rFonts w:ascii="Times New Roman" w:hAnsi="Times New Roman"/>
        </w:rPr>
        <w:t>ă</w:t>
      </w:r>
      <w:r w:rsidRPr="00AE28E1">
        <w:rPr>
          <w:rFonts w:ascii="Times New Roman" w:hAnsi="Times New Roman"/>
        </w:rPr>
        <w:t>tre m</w:t>
      </w:r>
      <w:r w:rsidR="007C11FA">
        <w:rPr>
          <w:rFonts w:ascii="Times New Roman" w:hAnsi="Times New Roman"/>
        </w:rPr>
        <w:t>ă</w:t>
      </w:r>
      <w:r w:rsidRPr="00AE28E1">
        <w:rPr>
          <w:rFonts w:ascii="Times New Roman" w:hAnsi="Times New Roman"/>
        </w:rPr>
        <w:t xml:space="preserve">suri de remediere </w:t>
      </w:r>
      <w:r w:rsidR="007C11FA">
        <w:rPr>
          <w:rFonts w:ascii="Times New Roman" w:hAnsi="Times New Roman"/>
        </w:rPr>
        <w:t>ș</w:t>
      </w:r>
      <w:r w:rsidRPr="00AE28E1">
        <w:rPr>
          <w:rFonts w:ascii="Times New Roman" w:hAnsi="Times New Roman"/>
        </w:rPr>
        <w:t>i securizare.</w:t>
      </w:r>
    </w:p>
    <w:p w14:paraId="3D828E1E" w14:textId="131EBAFF" w:rsidR="00163268" w:rsidRPr="00163268" w:rsidRDefault="00163268" w:rsidP="00163268">
      <w:pPr>
        <w:jc w:val="both"/>
        <w:rPr>
          <w:rFonts w:ascii="Times New Roman" w:hAnsi="Times New Roman"/>
        </w:rPr>
      </w:pPr>
      <w:r w:rsidRPr="00163268">
        <w:rPr>
          <w:rFonts w:ascii="Times New Roman" w:hAnsi="Times New Roman"/>
        </w:rPr>
        <w:t xml:space="preserve">   </w:t>
      </w:r>
      <w:r w:rsidR="007C11FA">
        <w:rPr>
          <w:rFonts w:ascii="Times New Roman" w:hAnsi="Times New Roman"/>
        </w:rPr>
        <w:t>Î</w:t>
      </w:r>
      <w:r w:rsidRPr="00163268">
        <w:rPr>
          <w:rFonts w:ascii="Times New Roman" w:hAnsi="Times New Roman"/>
        </w:rPr>
        <w:t>n concluzie, analiza literaturii de specialitate eviden</w:t>
      </w:r>
      <w:r w:rsidR="007C11FA">
        <w:rPr>
          <w:rFonts w:ascii="Times New Roman" w:hAnsi="Times New Roman"/>
        </w:rPr>
        <w:t>ț</w:t>
      </w:r>
      <w:r w:rsidRPr="00163268">
        <w:rPr>
          <w:rFonts w:ascii="Times New Roman" w:hAnsi="Times New Roman"/>
        </w:rPr>
        <w:t>iaz</w:t>
      </w:r>
      <w:r w:rsidR="007C11FA">
        <w:rPr>
          <w:rFonts w:ascii="Times New Roman" w:hAnsi="Times New Roman"/>
        </w:rPr>
        <w:t>ă</w:t>
      </w:r>
      <w:r w:rsidRPr="00163268">
        <w:rPr>
          <w:rFonts w:ascii="Times New Roman" w:hAnsi="Times New Roman"/>
        </w:rPr>
        <w:t xml:space="preserve"> faptul c</w:t>
      </w:r>
      <w:r w:rsidR="007C11FA">
        <w:rPr>
          <w:rFonts w:ascii="Times New Roman" w:hAnsi="Times New Roman"/>
        </w:rPr>
        <w:t>ă</w:t>
      </w:r>
      <w:r w:rsidRPr="00163268">
        <w:rPr>
          <w:rFonts w:ascii="Times New Roman" w:hAnsi="Times New Roman"/>
        </w:rPr>
        <w:t xml:space="preserve"> atacurile cibernetice reprezint</w:t>
      </w:r>
      <w:r w:rsidR="007C11FA">
        <w:rPr>
          <w:rFonts w:ascii="Times New Roman" w:hAnsi="Times New Roman"/>
        </w:rPr>
        <w:t>ă</w:t>
      </w:r>
      <w:r w:rsidRPr="00163268">
        <w:rPr>
          <w:rFonts w:ascii="Times New Roman" w:hAnsi="Times New Roman"/>
        </w:rPr>
        <w:t xml:space="preserve"> un fenomen complex, aflat </w:t>
      </w:r>
      <w:r w:rsidR="007C11FA">
        <w:rPr>
          <w:rFonts w:ascii="Times New Roman" w:hAnsi="Times New Roman"/>
        </w:rPr>
        <w:t>î</w:t>
      </w:r>
      <w:r w:rsidRPr="00163268">
        <w:rPr>
          <w:rFonts w:ascii="Times New Roman" w:hAnsi="Times New Roman"/>
        </w:rPr>
        <w:t>ntr-o continu</w:t>
      </w:r>
      <w:r w:rsidR="007C11FA">
        <w:rPr>
          <w:rFonts w:ascii="Times New Roman" w:hAnsi="Times New Roman"/>
        </w:rPr>
        <w:t>ă</w:t>
      </w:r>
      <w:r w:rsidRPr="00163268">
        <w:rPr>
          <w:rFonts w:ascii="Times New Roman" w:hAnsi="Times New Roman"/>
        </w:rPr>
        <w:t xml:space="preserve"> evolu</w:t>
      </w:r>
      <w:r w:rsidR="007C11FA">
        <w:rPr>
          <w:rFonts w:ascii="Times New Roman" w:hAnsi="Times New Roman"/>
        </w:rPr>
        <w:t>ț</w:t>
      </w:r>
      <w:r w:rsidRPr="00163268">
        <w:rPr>
          <w:rFonts w:ascii="Times New Roman" w:hAnsi="Times New Roman"/>
        </w:rPr>
        <w:t>ie, cu implica</w:t>
      </w:r>
      <w:r w:rsidR="007C11FA">
        <w:rPr>
          <w:rFonts w:ascii="Times New Roman" w:hAnsi="Times New Roman"/>
        </w:rPr>
        <w:t>ț</w:t>
      </w:r>
      <w:r w:rsidRPr="00163268">
        <w:rPr>
          <w:rFonts w:ascii="Times New Roman" w:hAnsi="Times New Roman"/>
        </w:rPr>
        <w:t>ii semnificative at</w:t>
      </w:r>
      <w:r w:rsidR="007C11FA">
        <w:rPr>
          <w:rFonts w:ascii="Times New Roman" w:hAnsi="Times New Roman"/>
        </w:rPr>
        <w:t>â</w:t>
      </w:r>
      <w:r w:rsidRPr="00163268">
        <w:rPr>
          <w:rFonts w:ascii="Times New Roman" w:hAnsi="Times New Roman"/>
        </w:rPr>
        <w:t>t la nivel tehnic, c</w:t>
      </w:r>
      <w:r w:rsidR="007C11FA">
        <w:rPr>
          <w:rFonts w:ascii="Times New Roman" w:hAnsi="Times New Roman"/>
        </w:rPr>
        <w:t>â</w:t>
      </w:r>
      <w:r w:rsidRPr="00163268">
        <w:rPr>
          <w:rFonts w:ascii="Times New Roman" w:hAnsi="Times New Roman"/>
        </w:rPr>
        <w:t xml:space="preserve">t </w:t>
      </w:r>
      <w:r w:rsidR="007C11FA">
        <w:rPr>
          <w:rFonts w:ascii="Times New Roman" w:hAnsi="Times New Roman"/>
        </w:rPr>
        <w:t>ș</w:t>
      </w:r>
      <w:r w:rsidRPr="00163268">
        <w:rPr>
          <w:rFonts w:ascii="Times New Roman" w:hAnsi="Times New Roman"/>
        </w:rPr>
        <w:t xml:space="preserve">i economic. Studiile academice </w:t>
      </w:r>
      <w:r w:rsidR="007C11FA">
        <w:rPr>
          <w:rFonts w:ascii="Times New Roman" w:hAnsi="Times New Roman"/>
        </w:rPr>
        <w:t>ș</w:t>
      </w:r>
      <w:r w:rsidRPr="00163268">
        <w:rPr>
          <w:rFonts w:ascii="Times New Roman" w:hAnsi="Times New Roman"/>
        </w:rPr>
        <w:t>i rapoartele institu</w:t>
      </w:r>
      <w:r w:rsidR="007C11FA">
        <w:rPr>
          <w:rFonts w:ascii="Times New Roman" w:hAnsi="Times New Roman"/>
        </w:rPr>
        <w:t>ț</w:t>
      </w:r>
      <w:r w:rsidRPr="00163268">
        <w:rPr>
          <w:rFonts w:ascii="Times New Roman" w:hAnsi="Times New Roman"/>
        </w:rPr>
        <w:t>iilor interna</w:t>
      </w:r>
      <w:r w:rsidR="007C11FA">
        <w:rPr>
          <w:rFonts w:ascii="Times New Roman" w:hAnsi="Times New Roman"/>
        </w:rPr>
        <w:t>ț</w:t>
      </w:r>
      <w:r w:rsidRPr="00163268">
        <w:rPr>
          <w:rFonts w:ascii="Times New Roman" w:hAnsi="Times New Roman"/>
        </w:rPr>
        <w:t>ionale converg asupra ideii c</w:t>
      </w:r>
      <w:r w:rsidR="007C11FA">
        <w:rPr>
          <w:rFonts w:ascii="Times New Roman" w:hAnsi="Times New Roman"/>
        </w:rPr>
        <w:t>ă</w:t>
      </w:r>
      <w:r w:rsidRPr="00163268">
        <w:rPr>
          <w:rFonts w:ascii="Times New Roman" w:hAnsi="Times New Roman"/>
        </w:rPr>
        <w:t xml:space="preserve"> atacurile cibernetice nu mai pot fi tratate ca evenimente izolate, ci ca riscuri sistemice care afecteaz</w:t>
      </w:r>
      <w:r w:rsidR="007C11FA">
        <w:rPr>
          <w:rFonts w:ascii="Times New Roman" w:hAnsi="Times New Roman"/>
        </w:rPr>
        <w:t>ă</w:t>
      </w:r>
      <w:r w:rsidRPr="00163268">
        <w:rPr>
          <w:rFonts w:ascii="Times New Roman" w:hAnsi="Times New Roman"/>
        </w:rPr>
        <w:t xml:space="preserve"> func</w:t>
      </w:r>
      <w:r w:rsidR="007C11FA">
        <w:rPr>
          <w:rFonts w:ascii="Times New Roman" w:hAnsi="Times New Roman"/>
        </w:rPr>
        <w:t>ț</w:t>
      </w:r>
      <w:r w:rsidRPr="00163268">
        <w:rPr>
          <w:rFonts w:ascii="Times New Roman" w:hAnsi="Times New Roman"/>
        </w:rPr>
        <w:t>ionarea organiza</w:t>
      </w:r>
      <w:r w:rsidR="007C11FA">
        <w:rPr>
          <w:rFonts w:ascii="Times New Roman" w:hAnsi="Times New Roman"/>
        </w:rPr>
        <w:t>ț</w:t>
      </w:r>
      <w:r w:rsidRPr="00163268">
        <w:rPr>
          <w:rFonts w:ascii="Times New Roman" w:hAnsi="Times New Roman"/>
        </w:rPr>
        <w:t xml:space="preserve">iilor, a sectoarelor economice </w:t>
      </w:r>
      <w:r w:rsidR="007C11FA">
        <w:rPr>
          <w:rFonts w:ascii="Times New Roman" w:hAnsi="Times New Roman"/>
        </w:rPr>
        <w:t>ș</w:t>
      </w:r>
      <w:r w:rsidRPr="00163268">
        <w:rPr>
          <w:rFonts w:ascii="Times New Roman" w:hAnsi="Times New Roman"/>
        </w:rPr>
        <w:t>i a economiilor na</w:t>
      </w:r>
      <w:r w:rsidR="007C11FA">
        <w:rPr>
          <w:rFonts w:ascii="Times New Roman" w:hAnsi="Times New Roman"/>
        </w:rPr>
        <w:t>ț</w:t>
      </w:r>
      <w:r w:rsidRPr="00163268">
        <w:rPr>
          <w:rFonts w:ascii="Times New Roman" w:hAnsi="Times New Roman"/>
        </w:rPr>
        <w:t xml:space="preserve">ionale </w:t>
      </w:r>
      <w:r w:rsidR="007C11FA">
        <w:rPr>
          <w:rFonts w:ascii="Times New Roman" w:hAnsi="Times New Roman"/>
        </w:rPr>
        <w:t>î</w:t>
      </w:r>
      <w:r w:rsidRPr="00163268">
        <w:rPr>
          <w:rFonts w:ascii="Times New Roman" w:hAnsi="Times New Roman"/>
        </w:rPr>
        <w:t>n ansamblu (Anderson et al., 2019; IMF, 2021).</w:t>
      </w:r>
    </w:p>
    <w:p w14:paraId="1947B536" w14:textId="77777777" w:rsidR="00E34D28" w:rsidRPr="002169AB" w:rsidRDefault="00E34D28" w:rsidP="002A2359">
      <w:pPr>
        <w:ind w:firstLine="0"/>
        <w:jc w:val="both"/>
        <w:rPr>
          <w:rFonts w:ascii="Times New Roman" w:eastAsia="Times New Roman" w:hAnsi="Times New Roman"/>
          <w:sz w:val="40"/>
          <w:szCs w:val="40"/>
        </w:rPr>
      </w:pPr>
    </w:p>
    <w:p w14:paraId="35C289C1" w14:textId="77777777" w:rsidR="00DF60C2" w:rsidRPr="002169AB" w:rsidRDefault="00DF60C2" w:rsidP="002A2359">
      <w:pPr>
        <w:ind w:firstLine="0"/>
        <w:jc w:val="both"/>
        <w:rPr>
          <w:rFonts w:ascii="Times New Roman" w:eastAsia="Times New Roman" w:hAnsi="Times New Roman"/>
          <w:sz w:val="40"/>
          <w:szCs w:val="40"/>
        </w:rPr>
      </w:pPr>
    </w:p>
    <w:p w14:paraId="772D8819" w14:textId="77777777" w:rsidR="00DF60C2" w:rsidRPr="002169AB" w:rsidRDefault="00DF60C2" w:rsidP="002A2359">
      <w:pPr>
        <w:ind w:firstLine="0"/>
        <w:jc w:val="both"/>
        <w:rPr>
          <w:rFonts w:ascii="Times New Roman" w:eastAsia="Times New Roman" w:hAnsi="Times New Roman"/>
          <w:sz w:val="40"/>
          <w:szCs w:val="40"/>
        </w:rPr>
      </w:pPr>
    </w:p>
    <w:p w14:paraId="5365E8A6" w14:textId="77777777" w:rsidR="00DF60C2" w:rsidRPr="002169AB" w:rsidRDefault="00DF60C2" w:rsidP="002A2359">
      <w:pPr>
        <w:ind w:firstLine="0"/>
        <w:jc w:val="both"/>
        <w:rPr>
          <w:rFonts w:ascii="Times New Roman" w:eastAsia="Times New Roman" w:hAnsi="Times New Roman"/>
          <w:sz w:val="40"/>
          <w:szCs w:val="40"/>
        </w:rPr>
      </w:pPr>
    </w:p>
    <w:p w14:paraId="2A326A99" w14:textId="77777777" w:rsidR="00DF60C2" w:rsidRPr="002169AB" w:rsidRDefault="00DF60C2" w:rsidP="002A2359">
      <w:pPr>
        <w:ind w:firstLine="0"/>
        <w:jc w:val="both"/>
        <w:rPr>
          <w:rFonts w:ascii="Times New Roman" w:eastAsia="Times New Roman" w:hAnsi="Times New Roman"/>
          <w:sz w:val="40"/>
          <w:szCs w:val="40"/>
        </w:rPr>
      </w:pPr>
    </w:p>
    <w:p w14:paraId="12204BB3" w14:textId="77777777" w:rsidR="00DF60C2" w:rsidRPr="002169AB" w:rsidRDefault="00DF60C2" w:rsidP="002A2359">
      <w:pPr>
        <w:ind w:firstLine="0"/>
        <w:jc w:val="both"/>
        <w:rPr>
          <w:rFonts w:ascii="Times New Roman" w:eastAsia="Times New Roman" w:hAnsi="Times New Roman"/>
          <w:sz w:val="40"/>
          <w:szCs w:val="40"/>
        </w:rPr>
      </w:pPr>
    </w:p>
    <w:p w14:paraId="28BF7E6D" w14:textId="77777777" w:rsidR="00DF60C2" w:rsidRPr="002169AB" w:rsidRDefault="00DF60C2" w:rsidP="002A2359">
      <w:pPr>
        <w:ind w:firstLine="0"/>
        <w:jc w:val="both"/>
        <w:rPr>
          <w:rFonts w:ascii="Times New Roman" w:eastAsia="Times New Roman" w:hAnsi="Times New Roman"/>
          <w:sz w:val="40"/>
          <w:szCs w:val="40"/>
        </w:rPr>
      </w:pPr>
    </w:p>
    <w:p w14:paraId="2C21E7E7" w14:textId="77777777" w:rsidR="00DF60C2" w:rsidRPr="002169AB" w:rsidRDefault="00DF60C2" w:rsidP="002A2359">
      <w:pPr>
        <w:ind w:firstLine="0"/>
        <w:jc w:val="both"/>
        <w:rPr>
          <w:rFonts w:ascii="Times New Roman" w:eastAsia="Times New Roman" w:hAnsi="Times New Roman"/>
          <w:sz w:val="40"/>
          <w:szCs w:val="40"/>
        </w:rPr>
      </w:pPr>
    </w:p>
    <w:p w14:paraId="5C8DCACB" w14:textId="77777777" w:rsidR="00DF60C2" w:rsidRPr="002169AB" w:rsidRDefault="00DF60C2" w:rsidP="002A2359">
      <w:pPr>
        <w:ind w:firstLine="0"/>
        <w:jc w:val="both"/>
        <w:rPr>
          <w:rFonts w:ascii="Times New Roman" w:eastAsia="Times New Roman" w:hAnsi="Times New Roman"/>
          <w:sz w:val="40"/>
          <w:szCs w:val="40"/>
        </w:rPr>
      </w:pPr>
    </w:p>
    <w:p w14:paraId="3D3BDFF7" w14:textId="77777777" w:rsidR="00DF60C2" w:rsidRPr="002169AB" w:rsidRDefault="00DF60C2" w:rsidP="002A2359">
      <w:pPr>
        <w:ind w:firstLine="0"/>
        <w:jc w:val="both"/>
        <w:rPr>
          <w:rFonts w:ascii="Times New Roman" w:eastAsia="Times New Roman" w:hAnsi="Times New Roman"/>
          <w:sz w:val="40"/>
          <w:szCs w:val="40"/>
        </w:rPr>
      </w:pPr>
    </w:p>
    <w:p w14:paraId="67C12730" w14:textId="77777777" w:rsidR="00DF60C2" w:rsidRPr="002169AB" w:rsidRDefault="00DF60C2" w:rsidP="002A2359">
      <w:pPr>
        <w:ind w:firstLine="0"/>
        <w:jc w:val="both"/>
        <w:rPr>
          <w:rFonts w:ascii="Times New Roman" w:eastAsia="Times New Roman" w:hAnsi="Times New Roman"/>
          <w:sz w:val="40"/>
          <w:szCs w:val="40"/>
        </w:rPr>
      </w:pPr>
    </w:p>
    <w:p w14:paraId="1BDFF240" w14:textId="292D157B" w:rsidR="009D2E0D" w:rsidRPr="009D2E0D" w:rsidRDefault="009D2E0D" w:rsidP="00FF762B">
      <w:pPr>
        <w:pStyle w:val="Heading1"/>
        <w:jc w:val="center"/>
        <w:rPr>
          <w:rFonts w:ascii="Times New Roman" w:hAnsi="Times New Roman"/>
          <w:color w:val="auto"/>
        </w:rPr>
      </w:pPr>
      <w:bookmarkStart w:id="17" w:name="_Toc231638693"/>
      <w:r w:rsidRPr="009D2E0D">
        <w:rPr>
          <w:rFonts w:ascii="Times New Roman" w:hAnsi="Times New Roman"/>
          <w:color w:val="auto"/>
        </w:rPr>
        <w:lastRenderedPageBreak/>
        <w:t>CAPITOLUL 2. METODOLOGIE</w:t>
      </w:r>
      <w:bookmarkEnd w:id="17"/>
    </w:p>
    <w:p w14:paraId="517D6C68" w14:textId="77777777" w:rsidR="009D2E0D" w:rsidRPr="009D2E0D" w:rsidRDefault="009D2E0D" w:rsidP="0006608E">
      <w:pPr>
        <w:jc w:val="both"/>
        <w:rPr>
          <w:rFonts w:ascii="Times New Roman" w:hAnsi="Times New Roman"/>
        </w:rPr>
      </w:pPr>
    </w:p>
    <w:p w14:paraId="579E481C" w14:textId="355903B6" w:rsidR="009D2E0D" w:rsidRDefault="007C11FA" w:rsidP="00C24CE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Î</w:t>
      </w:r>
      <w:r w:rsidR="009D2E0D" w:rsidRPr="009D2E0D">
        <w:rPr>
          <w:rFonts w:ascii="Times New Roman" w:hAnsi="Times New Roman"/>
        </w:rPr>
        <w:t xml:space="preserve">n elaborarea studiului de caz au fost utilizate metode statistice </w:t>
      </w:r>
      <w:r>
        <w:rPr>
          <w:rFonts w:ascii="Times New Roman" w:hAnsi="Times New Roman"/>
        </w:rPr>
        <w:t>ș</w:t>
      </w:r>
      <w:r w:rsidR="009D2E0D" w:rsidRPr="009D2E0D">
        <w:rPr>
          <w:rFonts w:ascii="Times New Roman" w:hAnsi="Times New Roman"/>
        </w:rPr>
        <w:t xml:space="preserve">i econometrice de descriere </w:t>
      </w:r>
      <w:r>
        <w:rPr>
          <w:rFonts w:ascii="Times New Roman" w:hAnsi="Times New Roman"/>
        </w:rPr>
        <w:t>ș</w:t>
      </w:r>
      <w:r w:rsidR="009D2E0D" w:rsidRPr="009D2E0D">
        <w:rPr>
          <w:rFonts w:ascii="Times New Roman" w:hAnsi="Times New Roman"/>
        </w:rPr>
        <w:t>i prelucrare a datelor, al</w:t>
      </w:r>
      <w:r>
        <w:rPr>
          <w:rFonts w:ascii="Times New Roman" w:hAnsi="Times New Roman"/>
        </w:rPr>
        <w:t>ă</w:t>
      </w:r>
      <w:r w:rsidR="009D2E0D" w:rsidRPr="009D2E0D">
        <w:rPr>
          <w:rFonts w:ascii="Times New Roman" w:hAnsi="Times New Roman"/>
        </w:rPr>
        <w:t>turi de estimarea unor ecua</w:t>
      </w:r>
      <w:r>
        <w:rPr>
          <w:rFonts w:ascii="Times New Roman" w:hAnsi="Times New Roman"/>
        </w:rPr>
        <w:t>ț</w:t>
      </w:r>
      <w:r w:rsidR="009D2E0D" w:rsidRPr="009D2E0D">
        <w:rPr>
          <w:rFonts w:ascii="Times New Roman" w:hAnsi="Times New Roman"/>
        </w:rPr>
        <w:t>ii de regresie multipl</w:t>
      </w:r>
      <w:r>
        <w:rPr>
          <w:rFonts w:ascii="Times New Roman" w:hAnsi="Times New Roman"/>
        </w:rPr>
        <w:t>ă</w:t>
      </w:r>
      <w:r w:rsidR="009D2E0D" w:rsidRPr="009D2E0D">
        <w:rPr>
          <w:rFonts w:ascii="Times New Roman" w:hAnsi="Times New Roman"/>
        </w:rPr>
        <w:t xml:space="preserve"> cu date panel, analiza componentelor principale </w:t>
      </w:r>
      <w:r>
        <w:rPr>
          <w:rFonts w:ascii="Times New Roman" w:hAnsi="Times New Roman"/>
        </w:rPr>
        <w:t>ș</w:t>
      </w:r>
      <w:r w:rsidR="009D2E0D" w:rsidRPr="009D2E0D">
        <w:rPr>
          <w:rFonts w:ascii="Times New Roman" w:hAnsi="Times New Roman"/>
        </w:rPr>
        <w:t xml:space="preserve">i analiza cluster. Scopul acestor metode este de a cerceta impactul economic al atacurilor cibernetice la nivelul a 10 </w:t>
      </w:r>
      <w:r>
        <w:rPr>
          <w:rFonts w:ascii="Times New Roman" w:hAnsi="Times New Roman"/>
        </w:rPr>
        <w:t>ță</w:t>
      </w:r>
      <w:r w:rsidR="009D2E0D" w:rsidRPr="009D2E0D">
        <w:rPr>
          <w:rFonts w:ascii="Times New Roman" w:hAnsi="Times New Roman"/>
        </w:rPr>
        <w:t xml:space="preserve">ri, </w:t>
      </w:r>
      <w:r>
        <w:rPr>
          <w:rFonts w:ascii="Times New Roman" w:hAnsi="Times New Roman"/>
        </w:rPr>
        <w:t>î</w:t>
      </w:r>
      <w:r w:rsidR="009D2E0D" w:rsidRPr="009D2E0D">
        <w:rPr>
          <w:rFonts w:ascii="Times New Roman" w:hAnsi="Times New Roman"/>
        </w:rPr>
        <w:t>n perioada 2015-2024. Rolul acestei cercet</w:t>
      </w:r>
      <w:r>
        <w:rPr>
          <w:rFonts w:ascii="Times New Roman" w:hAnsi="Times New Roman"/>
        </w:rPr>
        <w:t>ă</w:t>
      </w:r>
      <w:r w:rsidR="009D2E0D" w:rsidRPr="009D2E0D">
        <w:rPr>
          <w:rFonts w:ascii="Times New Roman" w:hAnsi="Times New Roman"/>
        </w:rPr>
        <w:t>ri este acela de a surprinde at</w:t>
      </w:r>
      <w:r>
        <w:rPr>
          <w:rFonts w:ascii="Times New Roman" w:hAnsi="Times New Roman"/>
        </w:rPr>
        <w:t>â</w:t>
      </w:r>
      <w:r w:rsidR="009D2E0D" w:rsidRPr="009D2E0D">
        <w:rPr>
          <w:rFonts w:ascii="Times New Roman" w:hAnsi="Times New Roman"/>
        </w:rPr>
        <w:t>t rela</w:t>
      </w:r>
      <w:r>
        <w:rPr>
          <w:rFonts w:ascii="Times New Roman" w:hAnsi="Times New Roman"/>
        </w:rPr>
        <w:t>ț</w:t>
      </w:r>
      <w:r w:rsidR="009D2E0D" w:rsidRPr="009D2E0D">
        <w:rPr>
          <w:rFonts w:ascii="Times New Roman" w:hAnsi="Times New Roman"/>
        </w:rPr>
        <w:t>iile de dependen</w:t>
      </w:r>
      <w:r>
        <w:rPr>
          <w:rFonts w:ascii="Times New Roman" w:hAnsi="Times New Roman"/>
        </w:rPr>
        <w:t>ță</w:t>
      </w:r>
      <w:r w:rsidR="009D2E0D" w:rsidRPr="009D2E0D">
        <w:rPr>
          <w:rFonts w:ascii="Times New Roman" w:hAnsi="Times New Roman"/>
        </w:rPr>
        <w:t xml:space="preserve"> dintre variabile, c</w:t>
      </w:r>
      <w:r>
        <w:rPr>
          <w:rFonts w:ascii="Times New Roman" w:hAnsi="Times New Roman"/>
        </w:rPr>
        <w:t>â</w:t>
      </w:r>
      <w:r w:rsidR="009D2E0D" w:rsidRPr="009D2E0D">
        <w:rPr>
          <w:rFonts w:ascii="Times New Roman" w:hAnsi="Times New Roman"/>
        </w:rPr>
        <w:t xml:space="preserve">t </w:t>
      </w:r>
      <w:r>
        <w:rPr>
          <w:rFonts w:ascii="Times New Roman" w:hAnsi="Times New Roman"/>
        </w:rPr>
        <w:t>ș</w:t>
      </w:r>
      <w:r w:rsidR="009D2E0D" w:rsidRPr="009D2E0D">
        <w:rPr>
          <w:rFonts w:ascii="Times New Roman" w:hAnsi="Times New Roman"/>
        </w:rPr>
        <w:t>i grup</w:t>
      </w:r>
      <w:r>
        <w:rPr>
          <w:rFonts w:ascii="Times New Roman" w:hAnsi="Times New Roman"/>
        </w:rPr>
        <w:t>ă</w:t>
      </w:r>
      <w:r w:rsidR="009D2E0D" w:rsidRPr="009D2E0D">
        <w:rPr>
          <w:rFonts w:ascii="Times New Roman" w:hAnsi="Times New Roman"/>
        </w:rPr>
        <w:t xml:space="preserve">rile omogene de </w:t>
      </w:r>
      <w:r>
        <w:rPr>
          <w:rFonts w:ascii="Times New Roman" w:hAnsi="Times New Roman"/>
        </w:rPr>
        <w:t>ță</w:t>
      </w:r>
      <w:r w:rsidR="009D2E0D" w:rsidRPr="009D2E0D">
        <w:rPr>
          <w:rFonts w:ascii="Times New Roman" w:hAnsi="Times New Roman"/>
        </w:rPr>
        <w:t xml:space="preserve">ri </w:t>
      </w:r>
      <w:r>
        <w:rPr>
          <w:rFonts w:ascii="Times New Roman" w:hAnsi="Times New Roman"/>
        </w:rPr>
        <w:t>î</w:t>
      </w:r>
      <w:r w:rsidR="009D2E0D" w:rsidRPr="009D2E0D">
        <w:rPr>
          <w:rFonts w:ascii="Times New Roman" w:hAnsi="Times New Roman"/>
        </w:rPr>
        <w:t>n func</w:t>
      </w:r>
      <w:r>
        <w:rPr>
          <w:rFonts w:ascii="Times New Roman" w:hAnsi="Times New Roman"/>
        </w:rPr>
        <w:t>ț</w:t>
      </w:r>
      <w:r w:rsidR="009D2E0D" w:rsidRPr="009D2E0D">
        <w:rPr>
          <w:rFonts w:ascii="Times New Roman" w:hAnsi="Times New Roman"/>
        </w:rPr>
        <w:t>ie de profilul economic.</w:t>
      </w:r>
    </w:p>
    <w:p w14:paraId="105CBBDB" w14:textId="551399EE" w:rsidR="00F229E9" w:rsidRPr="002169AB" w:rsidRDefault="00F229E9" w:rsidP="00C24CE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Conform lui Wooldridge (201</w:t>
      </w:r>
      <w:r w:rsidR="00A35C93">
        <w:rPr>
          <w:rFonts w:ascii="Times New Roman" w:hAnsi="Times New Roman"/>
        </w:rPr>
        <w:t>6</w:t>
      </w:r>
      <w:r>
        <w:rPr>
          <w:rFonts w:ascii="Times New Roman" w:hAnsi="Times New Roman"/>
        </w:rPr>
        <w:t>), modelul de regresie liniar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cu date panel poate fi scris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form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general</w:t>
      </w:r>
      <w:r w:rsidR="007C11FA">
        <w:rPr>
          <w:rFonts w:ascii="Times New Roman" w:hAnsi="Times New Roman"/>
        </w:rPr>
        <w:t>ă</w:t>
      </w:r>
      <w:r w:rsidRPr="002169AB">
        <w:rPr>
          <w:rFonts w:ascii="Times New Roman" w:hAnsi="Times New Roman"/>
        </w:rPr>
        <w:t>:</w:t>
      </w:r>
    </w:p>
    <w:p w14:paraId="00905DB6" w14:textId="52D5128D" w:rsidR="00DF60C2" w:rsidRPr="002169AB" w:rsidRDefault="00F229E9" w:rsidP="00C24CE2">
      <w:pPr>
        <w:spacing w:line="240" w:lineRule="auto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yit=α+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xit+…+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it+uit, i=1,……,N;t=1,……..,T</m:t>
        </m:r>
      </m:oMath>
      <w:r w:rsidR="00DF60C2" w:rsidRPr="002169AB">
        <w:rPr>
          <w:rFonts w:ascii="Times New Roman" w:hAnsi="Times New Roman"/>
          <w:i/>
          <w:iCs/>
        </w:rPr>
        <w:t xml:space="preserve"> </w:t>
      </w:r>
      <w:r w:rsidR="00C24CE2">
        <w:rPr>
          <w:rFonts w:ascii="Times New Roman" w:hAnsi="Times New Roman"/>
          <w:i/>
          <w:iCs/>
        </w:rPr>
        <w:t xml:space="preserve">                   </w:t>
      </w:r>
      <w:r w:rsidR="00DF60C2" w:rsidRPr="002169AB">
        <w:rPr>
          <w:rFonts w:ascii="Times New Roman" w:hAnsi="Times New Roman"/>
          <w:i/>
          <w:iCs/>
        </w:rPr>
        <w:t xml:space="preserve">  </w:t>
      </w:r>
      <w:ins w:id="18" w:author="Daniela" w:date="2026-06-16T21:29:00Z" w16du:dateUtc="2026-06-16T18:29:00Z">
        <w:r w:rsidR="004D214D">
          <w:rPr>
            <w:rFonts w:ascii="Times New Roman" w:hAnsi="Times New Roman"/>
            <w:i/>
            <w:iCs/>
          </w:rPr>
          <w:t>(</w:t>
        </w:r>
      </w:ins>
      <w:commentRangeStart w:id="19"/>
      <w:del w:id="20" w:author="Daniela" w:date="2026-06-16T21:29:00Z" w16du:dateUtc="2026-06-16T18:29:00Z">
        <w:r w:rsidR="00DF60C2" w:rsidRPr="002169AB" w:rsidDel="004D214D">
          <w:rPr>
            <w:rFonts w:ascii="Times New Roman" w:hAnsi="Times New Roman"/>
            <w:i/>
            <w:iCs/>
          </w:rPr>
          <w:delText>Formu</w:delText>
        </w:r>
      </w:del>
      <w:del w:id="21" w:author="Daniela" w:date="2026-06-16T21:28:00Z" w16du:dateUtc="2026-06-16T18:28:00Z">
        <w:r w:rsidR="00DF60C2" w:rsidRPr="002169AB" w:rsidDel="004D214D">
          <w:rPr>
            <w:rFonts w:ascii="Times New Roman" w:hAnsi="Times New Roman"/>
            <w:i/>
            <w:iCs/>
          </w:rPr>
          <w:delText>la</w:delText>
        </w:r>
      </w:del>
      <w:commentRangeEnd w:id="19"/>
      <w:r w:rsidR="00170E0E" w:rsidRPr="002169AB">
        <w:rPr>
          <w:rStyle w:val="CommentReference"/>
          <w:rFonts w:ascii="Times New Roman" w:hAnsi="Times New Roman"/>
          <w:i/>
          <w:iCs/>
          <w:sz w:val="24"/>
          <w:szCs w:val="24"/>
        </w:rPr>
        <w:commentReference w:id="19"/>
      </w:r>
      <w:r w:rsidR="00DF60C2" w:rsidRPr="002169AB">
        <w:rPr>
          <w:rFonts w:ascii="Times New Roman" w:hAnsi="Times New Roman"/>
          <w:i/>
          <w:iCs/>
        </w:rPr>
        <w:t xml:space="preserve"> 2.1</w:t>
      </w:r>
      <w:ins w:id="22" w:author="Daniela" w:date="2026-06-16T21:29:00Z" w16du:dateUtc="2026-06-16T18:29:00Z">
        <w:r w:rsidR="004D214D">
          <w:rPr>
            <w:rFonts w:ascii="Times New Roman" w:hAnsi="Times New Roman"/>
            <w:i/>
            <w:iCs/>
          </w:rPr>
          <w:t>)</w:t>
        </w:r>
      </w:ins>
    </w:p>
    <w:p w14:paraId="5A9F12FC" w14:textId="567D6AF2" w:rsidR="00F229E9" w:rsidRPr="002169AB" w:rsidRDefault="008A3A0E" w:rsidP="00C24CE2">
      <w:pPr>
        <w:jc w:val="both"/>
        <w:rPr>
          <w:rFonts w:ascii="Times New Roman" w:hAnsi="Times New Roman"/>
          <w:lang w:val="it-IT"/>
        </w:rPr>
      </w:pPr>
      <w:ins w:id="23" w:author="Administrator" w:date="2026-06-16T17:47:00Z">
        <w:r>
          <w:rPr>
            <w:rFonts w:ascii="Times New Roman" w:hAnsi="Times New Roman"/>
            <w:lang w:val="it-IT"/>
          </w:rPr>
          <w:t>i</w:t>
        </w:r>
      </w:ins>
      <w:del w:id="24" w:author="Administrator" w:date="2026-06-16T17:47:00Z">
        <w:r w:rsidR="00EE3A89" w:rsidRPr="002169AB" w:rsidDel="008A3A0E">
          <w:rPr>
            <w:rFonts w:ascii="Times New Roman" w:hAnsi="Times New Roman"/>
            <w:lang w:val="it-IT"/>
          </w:rPr>
          <w:delText>I</w:delText>
        </w:r>
      </w:del>
      <w:r w:rsidR="00EE3A89" w:rsidRPr="002169AB">
        <w:rPr>
          <w:rFonts w:ascii="Times New Roman" w:hAnsi="Times New Roman"/>
          <w:lang w:val="it-IT"/>
        </w:rPr>
        <w:t xml:space="preserve"> reprezint</w:t>
      </w:r>
      <w:r w:rsidR="007C11FA" w:rsidRPr="002169AB">
        <w:rPr>
          <w:rFonts w:ascii="Times New Roman" w:hAnsi="Times New Roman"/>
          <w:lang w:val="it-IT"/>
        </w:rPr>
        <w:t>ă</w:t>
      </w:r>
      <w:r w:rsidR="00EE3A89" w:rsidRPr="002169AB">
        <w:rPr>
          <w:rFonts w:ascii="Times New Roman" w:hAnsi="Times New Roman"/>
          <w:lang w:val="it-IT"/>
        </w:rPr>
        <w:t xml:space="preserve"> </w:t>
      </w:r>
      <w:r w:rsidR="007C11FA" w:rsidRPr="002169AB">
        <w:rPr>
          <w:rFonts w:ascii="Times New Roman" w:hAnsi="Times New Roman"/>
          <w:lang w:val="it-IT"/>
        </w:rPr>
        <w:t>ț</w:t>
      </w:r>
      <w:r w:rsidR="00EE3A89" w:rsidRPr="002169AB">
        <w:rPr>
          <w:rFonts w:ascii="Times New Roman" w:hAnsi="Times New Roman"/>
          <w:lang w:val="it-IT"/>
        </w:rPr>
        <w:t>ara</w:t>
      </w:r>
      <w:r>
        <w:rPr>
          <w:rFonts w:ascii="Times New Roman" w:hAnsi="Times New Roman"/>
          <w:lang w:val="it-IT"/>
        </w:rPr>
        <w:t xml:space="preserve"> </w:t>
      </w:r>
      <w:r w:rsidR="00EE3A89" w:rsidRPr="002169AB">
        <w:rPr>
          <w:rFonts w:ascii="Times New Roman" w:hAnsi="Times New Roman"/>
          <w:lang w:val="it-IT"/>
        </w:rPr>
        <w:t>(entitatea), t reprezint</w:t>
      </w:r>
      <w:r w:rsidR="007C11FA" w:rsidRPr="002169AB">
        <w:rPr>
          <w:rFonts w:ascii="Times New Roman" w:hAnsi="Times New Roman"/>
          <w:lang w:val="it-IT"/>
        </w:rPr>
        <w:t>ă</w:t>
      </w:r>
      <w:r w:rsidR="00EE3A89" w:rsidRPr="002169AB">
        <w:rPr>
          <w:rFonts w:ascii="Times New Roman" w:hAnsi="Times New Roman"/>
          <w:lang w:val="it-IT"/>
        </w:rPr>
        <w:t xml:space="preserve"> perioada de timp</w:t>
      </w:r>
      <w:ins w:id="25" w:author="Administrator" w:date="2026-06-16T17:47:00Z">
        <w:r>
          <w:rPr>
            <w:rFonts w:ascii="Times New Roman" w:hAnsi="Times New Roman"/>
            <w:lang w:val="it-IT"/>
          </w:rPr>
          <w:t xml:space="preserve"> </w:t>
        </w:r>
      </w:ins>
      <w:r w:rsidR="00EE3A89" w:rsidRPr="002169AB">
        <w:rPr>
          <w:rFonts w:ascii="Times New Roman" w:hAnsi="Times New Roman"/>
          <w:lang w:val="it-IT"/>
        </w:rPr>
        <w:t xml:space="preserve">(anul), </w:t>
      </w:r>
      <w:r w:rsidR="00EE3A89">
        <w:rPr>
          <w:rFonts w:ascii="Times New Roman" w:hAnsi="Times New Roman"/>
          <w:lang w:val="en-US"/>
        </w:rPr>
        <w:t>β</w:t>
      </w:r>
      <w:r w:rsidR="00EE3A89" w:rsidRPr="002169AB">
        <w:rPr>
          <w:rFonts w:ascii="Times New Roman" w:hAnsi="Times New Roman"/>
          <w:lang w:val="it-IT"/>
        </w:rPr>
        <w:t xml:space="preserve"> reprezint</w:t>
      </w:r>
      <w:r w:rsidR="007C11FA" w:rsidRPr="002169AB">
        <w:rPr>
          <w:rFonts w:ascii="Times New Roman" w:hAnsi="Times New Roman"/>
          <w:lang w:val="it-IT"/>
        </w:rPr>
        <w:t>ă</w:t>
      </w:r>
      <w:r w:rsidR="00EE3A89" w:rsidRPr="002169AB">
        <w:rPr>
          <w:rFonts w:ascii="Times New Roman" w:hAnsi="Times New Roman"/>
          <w:lang w:val="it-IT"/>
        </w:rPr>
        <w:t xml:space="preserve"> parametrul de estimat, iar uit reprezint</w:t>
      </w:r>
      <w:r w:rsidR="007C11FA" w:rsidRPr="002169AB">
        <w:rPr>
          <w:rFonts w:ascii="Times New Roman" w:hAnsi="Times New Roman"/>
          <w:lang w:val="it-IT"/>
        </w:rPr>
        <w:t>ă</w:t>
      </w:r>
      <w:r w:rsidR="00EE3A89" w:rsidRPr="002169AB">
        <w:rPr>
          <w:rFonts w:ascii="Times New Roman" w:hAnsi="Times New Roman"/>
          <w:lang w:val="it-IT"/>
        </w:rPr>
        <w:t xml:space="preserve"> termenul de eroare compus din efecte neobservabile individuale constante </w:t>
      </w:r>
      <w:r w:rsidR="007C11FA" w:rsidRPr="002169AB">
        <w:rPr>
          <w:rFonts w:ascii="Times New Roman" w:hAnsi="Times New Roman"/>
          <w:lang w:val="it-IT"/>
        </w:rPr>
        <w:t>î</w:t>
      </w:r>
      <w:r w:rsidR="00EE3A89" w:rsidRPr="002169AB">
        <w:rPr>
          <w:rFonts w:ascii="Times New Roman" w:hAnsi="Times New Roman"/>
          <w:lang w:val="it-IT"/>
        </w:rPr>
        <w:t>n timp.</w:t>
      </w:r>
    </w:p>
    <w:p w14:paraId="5366B7B3" w14:textId="1A0D2E3D" w:rsidR="00F02461" w:rsidRPr="002169AB" w:rsidRDefault="00F02461" w:rsidP="00C24CE2">
      <w:pPr>
        <w:jc w:val="both"/>
        <w:rPr>
          <w:rFonts w:ascii="Times New Roman" w:hAnsi="Times New Roman"/>
          <w:lang w:val="it-IT"/>
        </w:rPr>
      </w:pPr>
      <w:r w:rsidRPr="002169AB">
        <w:rPr>
          <w:rFonts w:ascii="Times New Roman" w:hAnsi="Times New Roman"/>
          <w:lang w:val="it-IT"/>
        </w:rPr>
        <w:t>Modelul OLS</w:t>
      </w:r>
      <w:ins w:id="26" w:author="Daniela" w:date="2026-06-16T21:36:00Z" w16du:dateUtc="2026-06-16T18:36:00Z">
        <w:r w:rsidR="00197FF5">
          <w:rPr>
            <w:rFonts w:ascii="Times New Roman" w:hAnsi="Times New Roman"/>
            <w:lang w:val="it-IT"/>
          </w:rPr>
          <w:t>(ordinary least squares, m</w:t>
        </w:r>
      </w:ins>
      <w:ins w:id="27" w:author="Daniela" w:date="2026-06-16T21:37:00Z" w16du:dateUtc="2026-06-16T18:37:00Z">
        <w:r w:rsidR="00197FF5">
          <w:rPr>
            <w:rFonts w:ascii="Times New Roman" w:hAnsi="Times New Roman"/>
            <w:lang w:val="it-IT"/>
          </w:rPr>
          <w:t>etoda celor mai mici p</w:t>
        </w:r>
        <w:r w:rsidR="00197FF5">
          <w:rPr>
            <w:rFonts w:ascii="Times New Roman" w:hAnsi="Times New Roman"/>
          </w:rPr>
          <w:t>ătrate)</w:t>
        </w:r>
      </w:ins>
      <w:r w:rsidRPr="002169AB">
        <w:rPr>
          <w:rFonts w:ascii="Times New Roman" w:hAnsi="Times New Roman"/>
          <w:lang w:val="it-IT"/>
        </w:rPr>
        <w:t xml:space="preserve"> grupa</w:t>
      </w:r>
      <w:ins w:id="28" w:author="Daniela" w:date="2026-06-16T21:37:00Z" w16du:dateUtc="2026-06-16T18:37:00Z">
        <w:r w:rsidR="00197FF5">
          <w:rPr>
            <w:rFonts w:ascii="Times New Roman" w:hAnsi="Times New Roman"/>
            <w:lang w:val="it-IT"/>
          </w:rPr>
          <w:t>t</w:t>
        </w:r>
      </w:ins>
      <w:r w:rsidRPr="002169AB">
        <w:rPr>
          <w:rFonts w:ascii="Times New Roman" w:hAnsi="Times New Roman"/>
          <w:lang w:val="it-IT"/>
        </w:rPr>
        <w:t xml:space="preserve"> este ob</w:t>
      </w:r>
      <w:r w:rsidR="007C11FA" w:rsidRPr="002169AB">
        <w:rPr>
          <w:rFonts w:ascii="Times New Roman" w:hAnsi="Times New Roman"/>
          <w:lang w:val="it-IT"/>
        </w:rPr>
        <w:t>ț</w:t>
      </w:r>
      <w:r w:rsidRPr="002169AB">
        <w:rPr>
          <w:rFonts w:ascii="Times New Roman" w:hAnsi="Times New Roman"/>
          <w:lang w:val="it-IT"/>
        </w:rPr>
        <w:t>inut prin regresie pe datele combinate, ignor</w:t>
      </w:r>
      <w:r w:rsidR="007C11FA" w:rsidRPr="002169AB">
        <w:rPr>
          <w:rFonts w:ascii="Times New Roman" w:hAnsi="Times New Roman"/>
          <w:lang w:val="it-IT"/>
        </w:rPr>
        <w:t>â</w:t>
      </w:r>
      <w:r w:rsidRPr="002169AB">
        <w:rPr>
          <w:rFonts w:ascii="Times New Roman" w:hAnsi="Times New Roman"/>
          <w:lang w:val="it-IT"/>
        </w:rPr>
        <w:t xml:space="preserve">nd structura panel a setului de date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reprezint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estimatorul de referin</w:t>
      </w:r>
      <w:r w:rsidR="007C11FA" w:rsidRPr="002169AB">
        <w:rPr>
          <w:rFonts w:ascii="Times New Roman" w:hAnsi="Times New Roman"/>
          <w:lang w:val="it-IT"/>
        </w:rPr>
        <w:t>ță</w:t>
      </w:r>
      <w:r w:rsidRPr="002169AB">
        <w:rPr>
          <w:rFonts w:ascii="Times New Roman" w:hAnsi="Times New Roman"/>
          <w:lang w:val="it-IT"/>
        </w:rPr>
        <w:t>. Conform lui Guj</w:t>
      </w:r>
      <w:r w:rsidR="00A35C93" w:rsidRPr="002169AB">
        <w:rPr>
          <w:rFonts w:ascii="Times New Roman" w:hAnsi="Times New Roman"/>
          <w:lang w:val="it-IT"/>
        </w:rPr>
        <w:t>a</w:t>
      </w:r>
      <w:r w:rsidRPr="002169AB">
        <w:rPr>
          <w:rFonts w:ascii="Times New Roman" w:hAnsi="Times New Roman"/>
          <w:lang w:val="it-IT"/>
        </w:rPr>
        <w:t>rati</w:t>
      </w:r>
      <w:r w:rsidR="00A35C93" w:rsidRPr="002169AB">
        <w:rPr>
          <w:rFonts w:ascii="Times New Roman" w:hAnsi="Times New Roman"/>
          <w:lang w:val="it-IT"/>
        </w:rPr>
        <w:t xml:space="preserve"> </w:t>
      </w:r>
      <w:r w:rsidR="007C11FA">
        <w:rPr>
          <w:rFonts w:ascii="Times New Roman" w:hAnsi="Times New Roman"/>
        </w:rPr>
        <w:t>ș</w:t>
      </w:r>
      <w:r w:rsidR="00A35C93">
        <w:rPr>
          <w:rFonts w:ascii="Times New Roman" w:hAnsi="Times New Roman"/>
        </w:rPr>
        <w:t xml:space="preserve">.a. </w:t>
      </w:r>
      <w:r w:rsidRPr="002169AB">
        <w:rPr>
          <w:rFonts w:ascii="Times New Roman" w:hAnsi="Times New Roman"/>
          <w:lang w:val="it-IT"/>
        </w:rPr>
        <w:t>(20</w:t>
      </w:r>
      <w:r w:rsidR="00A35C93" w:rsidRPr="002169AB">
        <w:rPr>
          <w:rFonts w:ascii="Times New Roman" w:hAnsi="Times New Roman"/>
          <w:lang w:val="it-IT"/>
        </w:rPr>
        <w:t>12</w:t>
      </w:r>
      <w:r w:rsidRPr="002169AB">
        <w:rPr>
          <w:rFonts w:ascii="Times New Roman" w:hAnsi="Times New Roman"/>
          <w:lang w:val="it-IT"/>
        </w:rPr>
        <w:t xml:space="preserve">)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Wooldridge</w:t>
      </w:r>
      <w:ins w:id="29" w:author="Administrator" w:date="2026-06-16T17:47:00Z">
        <w:r w:rsidR="00AA2EAB">
          <w:rPr>
            <w:rFonts w:ascii="Times New Roman" w:hAnsi="Times New Roman"/>
            <w:lang w:val="it-IT"/>
          </w:rPr>
          <w:t xml:space="preserve"> </w:t>
        </w:r>
      </w:ins>
      <w:r w:rsidRPr="002169AB">
        <w:rPr>
          <w:rFonts w:ascii="Times New Roman" w:hAnsi="Times New Roman"/>
          <w:lang w:val="it-IT"/>
        </w:rPr>
        <w:t>(20</w:t>
      </w:r>
      <w:r w:rsidR="00A35C93" w:rsidRPr="002169AB">
        <w:rPr>
          <w:rFonts w:ascii="Times New Roman" w:hAnsi="Times New Roman"/>
          <w:lang w:val="it-IT"/>
        </w:rPr>
        <w:t>16</w:t>
      </w:r>
      <w:r w:rsidRPr="002169AB">
        <w:rPr>
          <w:rFonts w:ascii="Times New Roman" w:hAnsi="Times New Roman"/>
          <w:lang w:val="it-IT"/>
        </w:rPr>
        <w:t>)</w:t>
      </w:r>
      <w:r w:rsidR="00D544AA" w:rsidRPr="002169AB">
        <w:rPr>
          <w:rFonts w:ascii="Times New Roman" w:hAnsi="Times New Roman"/>
          <w:lang w:val="it-IT"/>
        </w:rPr>
        <w:t xml:space="preserve">, </w:t>
      </w:r>
      <w:r w:rsidR="007C11FA" w:rsidRPr="002169AB">
        <w:rPr>
          <w:rFonts w:ascii="Times New Roman" w:hAnsi="Times New Roman"/>
          <w:lang w:val="it-IT"/>
        </w:rPr>
        <w:t>î</w:t>
      </w:r>
      <w:r w:rsidR="00D544AA" w:rsidRPr="002169AB">
        <w:rPr>
          <w:rFonts w:ascii="Times New Roman" w:hAnsi="Times New Roman"/>
          <w:lang w:val="it-IT"/>
        </w:rPr>
        <w:t>n modelul OLS grupat to</w:t>
      </w:r>
      <w:r w:rsidR="007C11FA" w:rsidRPr="002169AB">
        <w:rPr>
          <w:rFonts w:ascii="Times New Roman" w:hAnsi="Times New Roman"/>
          <w:lang w:val="it-IT"/>
        </w:rPr>
        <w:t>ț</w:t>
      </w:r>
      <w:r w:rsidR="00D544AA" w:rsidRPr="002169AB">
        <w:rPr>
          <w:rFonts w:ascii="Times New Roman" w:hAnsi="Times New Roman"/>
          <w:lang w:val="it-IT"/>
        </w:rPr>
        <w:t>i parametrii sunt constan</w:t>
      </w:r>
      <w:r w:rsidR="007C11FA" w:rsidRPr="002169AB">
        <w:rPr>
          <w:rFonts w:ascii="Times New Roman" w:hAnsi="Times New Roman"/>
          <w:lang w:val="it-IT"/>
        </w:rPr>
        <w:t>ț</w:t>
      </w:r>
      <w:r w:rsidR="00D544AA" w:rsidRPr="002169AB">
        <w:rPr>
          <w:rFonts w:ascii="Times New Roman" w:hAnsi="Times New Roman"/>
          <w:lang w:val="it-IT"/>
        </w:rPr>
        <w:t>i pe toate unit</w:t>
      </w:r>
      <w:r w:rsidR="007C11FA" w:rsidRPr="002169AB">
        <w:rPr>
          <w:rFonts w:ascii="Times New Roman" w:hAnsi="Times New Roman"/>
          <w:lang w:val="it-IT"/>
        </w:rPr>
        <w:t>ăț</w:t>
      </w:r>
      <w:r w:rsidR="00D544AA" w:rsidRPr="002169AB">
        <w:rPr>
          <w:rFonts w:ascii="Times New Roman" w:hAnsi="Times New Roman"/>
          <w:lang w:val="it-IT"/>
        </w:rPr>
        <w:t xml:space="preserve">ile </w:t>
      </w:r>
      <w:r w:rsidR="007C11FA" w:rsidRPr="002169AB">
        <w:rPr>
          <w:rFonts w:ascii="Times New Roman" w:hAnsi="Times New Roman"/>
          <w:lang w:val="it-IT"/>
        </w:rPr>
        <w:t>ș</w:t>
      </w:r>
      <w:r w:rsidR="00D544AA" w:rsidRPr="002169AB">
        <w:rPr>
          <w:rFonts w:ascii="Times New Roman" w:hAnsi="Times New Roman"/>
          <w:lang w:val="it-IT"/>
        </w:rPr>
        <w:t>i perioadele deoarece nu exist</w:t>
      </w:r>
      <w:r w:rsidR="007C11FA" w:rsidRPr="002169AB">
        <w:rPr>
          <w:rFonts w:ascii="Times New Roman" w:hAnsi="Times New Roman"/>
          <w:lang w:val="it-IT"/>
        </w:rPr>
        <w:t>ă</w:t>
      </w:r>
      <w:r w:rsidR="00D544AA" w:rsidRPr="002169AB">
        <w:rPr>
          <w:rFonts w:ascii="Times New Roman" w:hAnsi="Times New Roman"/>
          <w:lang w:val="it-IT"/>
        </w:rPr>
        <w:t xml:space="preserve"> efecte individuale sau de timp.</w:t>
      </w:r>
      <w:r w:rsidR="00570388" w:rsidRPr="002169AB">
        <w:rPr>
          <w:rFonts w:ascii="Times New Roman" w:hAnsi="Times New Roman"/>
          <w:lang w:val="it-IT"/>
        </w:rPr>
        <w:t xml:space="preserve"> </w:t>
      </w:r>
      <w:r w:rsidR="00A35C93" w:rsidRPr="002169AB">
        <w:rPr>
          <w:rFonts w:ascii="Times New Roman" w:hAnsi="Times New Roman"/>
          <w:lang w:val="it-IT"/>
        </w:rPr>
        <w:t>M</w:t>
      </w:r>
      <w:r w:rsidR="00570388" w:rsidRPr="002169AB">
        <w:rPr>
          <w:rFonts w:ascii="Times New Roman" w:hAnsi="Times New Roman"/>
          <w:lang w:val="it-IT"/>
        </w:rPr>
        <w:t xml:space="preserve">odelul OLS grupat este utilizat </w:t>
      </w:r>
      <w:r w:rsidR="007C11FA" w:rsidRPr="002169AB">
        <w:rPr>
          <w:rFonts w:ascii="Times New Roman" w:hAnsi="Times New Roman"/>
          <w:lang w:val="it-IT"/>
        </w:rPr>
        <w:t>î</w:t>
      </w:r>
      <w:r w:rsidR="00570388" w:rsidRPr="002169AB">
        <w:rPr>
          <w:rFonts w:ascii="Times New Roman" w:hAnsi="Times New Roman"/>
          <w:lang w:val="it-IT"/>
        </w:rPr>
        <w:t>n special ca punct de compara</w:t>
      </w:r>
      <w:r w:rsidR="007C11FA" w:rsidRPr="002169AB">
        <w:rPr>
          <w:rFonts w:ascii="Times New Roman" w:hAnsi="Times New Roman"/>
          <w:lang w:val="it-IT"/>
        </w:rPr>
        <w:t>ț</w:t>
      </w:r>
      <w:r w:rsidR="00570388" w:rsidRPr="002169AB">
        <w:rPr>
          <w:rFonts w:ascii="Times New Roman" w:hAnsi="Times New Roman"/>
          <w:lang w:val="it-IT"/>
        </w:rPr>
        <w:t>ie fa</w:t>
      </w:r>
      <w:r w:rsidR="007C11FA" w:rsidRPr="002169AB">
        <w:rPr>
          <w:rFonts w:ascii="Times New Roman" w:hAnsi="Times New Roman"/>
          <w:lang w:val="it-IT"/>
        </w:rPr>
        <w:t>ță</w:t>
      </w:r>
      <w:r w:rsidR="00570388" w:rsidRPr="002169AB">
        <w:rPr>
          <w:rFonts w:ascii="Times New Roman" w:hAnsi="Times New Roman"/>
          <w:lang w:val="it-IT"/>
        </w:rPr>
        <w:t xml:space="preserve"> de modelele cu efecte fixe </w:t>
      </w:r>
      <w:r w:rsidR="007C11FA" w:rsidRPr="002169AB">
        <w:rPr>
          <w:rFonts w:ascii="Times New Roman" w:hAnsi="Times New Roman"/>
          <w:lang w:val="it-IT"/>
        </w:rPr>
        <w:t>ș</w:t>
      </w:r>
      <w:r w:rsidR="00570388" w:rsidRPr="002169AB">
        <w:rPr>
          <w:rFonts w:ascii="Times New Roman" w:hAnsi="Times New Roman"/>
          <w:lang w:val="it-IT"/>
        </w:rPr>
        <w:t>i aleatoare deoarece produce estimatori inconsisten</w:t>
      </w:r>
      <w:r w:rsidR="007C11FA" w:rsidRPr="002169AB">
        <w:rPr>
          <w:rFonts w:ascii="Times New Roman" w:hAnsi="Times New Roman"/>
          <w:lang w:val="it-IT"/>
        </w:rPr>
        <w:t>ț</w:t>
      </w:r>
      <w:r w:rsidR="00570388" w:rsidRPr="002169AB">
        <w:rPr>
          <w:rFonts w:ascii="Times New Roman" w:hAnsi="Times New Roman"/>
          <w:lang w:val="it-IT"/>
        </w:rPr>
        <w:t xml:space="preserve">i </w:t>
      </w:r>
      <w:r w:rsidR="007C11FA" w:rsidRPr="002169AB">
        <w:rPr>
          <w:rFonts w:ascii="Times New Roman" w:hAnsi="Times New Roman"/>
          <w:lang w:val="it-IT"/>
        </w:rPr>
        <w:t>î</w:t>
      </w:r>
      <w:r w:rsidR="00570388" w:rsidRPr="002169AB">
        <w:rPr>
          <w:rFonts w:ascii="Times New Roman" w:hAnsi="Times New Roman"/>
          <w:lang w:val="it-IT"/>
        </w:rPr>
        <w:t>n prezen</w:t>
      </w:r>
      <w:r w:rsidR="007C11FA" w:rsidRPr="002169AB">
        <w:rPr>
          <w:rFonts w:ascii="Times New Roman" w:hAnsi="Times New Roman"/>
          <w:lang w:val="it-IT"/>
        </w:rPr>
        <w:t>ț</w:t>
      </w:r>
      <w:r w:rsidR="00570388" w:rsidRPr="002169AB">
        <w:rPr>
          <w:rFonts w:ascii="Times New Roman" w:hAnsi="Times New Roman"/>
          <w:lang w:val="it-IT"/>
        </w:rPr>
        <w:t xml:space="preserve">a efectelor individuale neobservabile corelate cu variabilele explicative. </w:t>
      </w:r>
    </w:p>
    <w:p w14:paraId="5F3FC463" w14:textId="3A203275" w:rsidR="00570388" w:rsidRPr="002169AB" w:rsidRDefault="00570388" w:rsidP="00C24CE2">
      <w:pPr>
        <w:jc w:val="both"/>
        <w:rPr>
          <w:rFonts w:ascii="Times New Roman" w:hAnsi="Times New Roman"/>
          <w:lang w:val="it-IT"/>
        </w:rPr>
      </w:pPr>
      <w:r w:rsidRPr="002169AB">
        <w:rPr>
          <w:rFonts w:ascii="Times New Roman" w:hAnsi="Times New Roman"/>
          <w:lang w:val="it-IT"/>
        </w:rPr>
        <w:t xml:space="preserve">Modelul cu efecte fixe </w:t>
      </w:r>
      <w:r w:rsidR="007C11FA" w:rsidRPr="002169AB">
        <w:rPr>
          <w:rFonts w:ascii="Times New Roman" w:hAnsi="Times New Roman"/>
          <w:lang w:val="it-IT"/>
        </w:rPr>
        <w:t>ț</w:t>
      </w:r>
      <w:r w:rsidR="00CB7A02" w:rsidRPr="002169AB">
        <w:rPr>
          <w:rFonts w:ascii="Times New Roman" w:hAnsi="Times New Roman"/>
          <w:lang w:val="it-IT"/>
        </w:rPr>
        <w:t>ine cont de caracteristicile fiec</w:t>
      </w:r>
      <w:r w:rsidR="007C11FA" w:rsidRPr="002169AB">
        <w:rPr>
          <w:rFonts w:ascii="Times New Roman" w:hAnsi="Times New Roman"/>
          <w:lang w:val="it-IT"/>
        </w:rPr>
        <w:t>ă</w:t>
      </w:r>
      <w:r w:rsidR="00CB7A02" w:rsidRPr="002169AB">
        <w:rPr>
          <w:rFonts w:ascii="Times New Roman" w:hAnsi="Times New Roman"/>
          <w:lang w:val="it-IT"/>
        </w:rPr>
        <w:t xml:space="preserve">rei </w:t>
      </w:r>
      <w:r w:rsidR="007C11FA" w:rsidRPr="002169AB">
        <w:rPr>
          <w:rFonts w:ascii="Times New Roman" w:hAnsi="Times New Roman"/>
          <w:lang w:val="it-IT"/>
        </w:rPr>
        <w:t>ță</w:t>
      </w:r>
      <w:r w:rsidR="00CB7A02" w:rsidRPr="002169AB">
        <w:rPr>
          <w:rFonts w:ascii="Times New Roman" w:hAnsi="Times New Roman"/>
          <w:lang w:val="it-IT"/>
        </w:rPr>
        <w:t>ri care nu se schimb</w:t>
      </w:r>
      <w:r w:rsidR="007C11FA" w:rsidRPr="002169AB">
        <w:rPr>
          <w:rFonts w:ascii="Times New Roman" w:hAnsi="Times New Roman"/>
          <w:lang w:val="it-IT"/>
        </w:rPr>
        <w:t>ă</w:t>
      </w:r>
      <w:r w:rsidR="00CB7A02" w:rsidRPr="002169AB">
        <w:rPr>
          <w:rFonts w:ascii="Times New Roman" w:hAnsi="Times New Roman"/>
          <w:lang w:val="it-IT"/>
        </w:rPr>
        <w:t xml:space="preserve"> </w:t>
      </w:r>
      <w:r w:rsidR="007C11FA" w:rsidRPr="002169AB">
        <w:rPr>
          <w:rFonts w:ascii="Times New Roman" w:hAnsi="Times New Roman"/>
          <w:lang w:val="it-IT"/>
        </w:rPr>
        <w:t>î</w:t>
      </w:r>
      <w:r w:rsidR="00CB7A02" w:rsidRPr="002169AB">
        <w:rPr>
          <w:rFonts w:ascii="Times New Roman" w:hAnsi="Times New Roman"/>
          <w:lang w:val="it-IT"/>
        </w:rPr>
        <w:t>n timp, cum ar fi particularit</w:t>
      </w:r>
      <w:r w:rsidR="007C11FA" w:rsidRPr="002169AB">
        <w:rPr>
          <w:rFonts w:ascii="Times New Roman" w:hAnsi="Times New Roman"/>
          <w:lang w:val="it-IT"/>
        </w:rPr>
        <w:t>ăț</w:t>
      </w:r>
      <w:r w:rsidR="00CB7A02" w:rsidRPr="002169AB">
        <w:rPr>
          <w:rFonts w:ascii="Times New Roman" w:hAnsi="Times New Roman"/>
          <w:lang w:val="it-IT"/>
        </w:rPr>
        <w:t>ile structurale sau institu</w:t>
      </w:r>
      <w:r w:rsidR="007C11FA" w:rsidRPr="002169AB">
        <w:rPr>
          <w:rFonts w:ascii="Times New Roman" w:hAnsi="Times New Roman"/>
          <w:lang w:val="it-IT"/>
        </w:rPr>
        <w:t>ț</w:t>
      </w:r>
      <w:r w:rsidR="00CB7A02" w:rsidRPr="002169AB">
        <w:rPr>
          <w:rFonts w:ascii="Times New Roman" w:hAnsi="Times New Roman"/>
          <w:lang w:val="it-IT"/>
        </w:rPr>
        <w:t>ionale. Wooldridge(201</w:t>
      </w:r>
      <w:r w:rsidR="00A35C93" w:rsidRPr="002169AB">
        <w:rPr>
          <w:rFonts w:ascii="Times New Roman" w:hAnsi="Times New Roman"/>
          <w:lang w:val="it-IT"/>
        </w:rPr>
        <w:t>6</w:t>
      </w:r>
      <w:r w:rsidR="00CB7A02" w:rsidRPr="002169AB">
        <w:rPr>
          <w:rFonts w:ascii="Times New Roman" w:hAnsi="Times New Roman"/>
          <w:lang w:val="it-IT"/>
        </w:rPr>
        <w:t>) afirm</w:t>
      </w:r>
      <w:r w:rsidR="007C11FA" w:rsidRPr="002169AB">
        <w:rPr>
          <w:rFonts w:ascii="Times New Roman" w:hAnsi="Times New Roman"/>
          <w:lang w:val="it-IT"/>
        </w:rPr>
        <w:t>ă</w:t>
      </w:r>
      <w:r w:rsidR="00CB7A02" w:rsidRPr="002169AB">
        <w:rPr>
          <w:rFonts w:ascii="Times New Roman" w:hAnsi="Times New Roman"/>
          <w:lang w:val="it-IT"/>
        </w:rPr>
        <w:t xml:space="preserve"> c</w:t>
      </w:r>
      <w:r w:rsidR="007C11FA" w:rsidRPr="002169AB">
        <w:rPr>
          <w:rFonts w:ascii="Times New Roman" w:hAnsi="Times New Roman"/>
          <w:lang w:val="it-IT"/>
        </w:rPr>
        <w:t>ă</w:t>
      </w:r>
      <w:r w:rsidR="00CB7A02" w:rsidRPr="002169AB">
        <w:rPr>
          <w:rFonts w:ascii="Times New Roman" w:hAnsi="Times New Roman"/>
          <w:lang w:val="it-IT"/>
        </w:rPr>
        <w:t xml:space="preserve"> prin intermediul modelului cu efecte fixe se atribuie fiec</w:t>
      </w:r>
      <w:r w:rsidR="007C11FA" w:rsidRPr="002169AB">
        <w:rPr>
          <w:rFonts w:ascii="Times New Roman" w:hAnsi="Times New Roman"/>
          <w:lang w:val="it-IT"/>
        </w:rPr>
        <w:t>ă</w:t>
      </w:r>
      <w:r w:rsidR="00CB7A02" w:rsidRPr="002169AB">
        <w:rPr>
          <w:rFonts w:ascii="Times New Roman" w:hAnsi="Times New Roman"/>
          <w:lang w:val="it-IT"/>
        </w:rPr>
        <w:t>rei entit</w:t>
      </w:r>
      <w:r w:rsidR="007C11FA" w:rsidRPr="002169AB">
        <w:rPr>
          <w:rFonts w:ascii="Times New Roman" w:hAnsi="Times New Roman"/>
          <w:lang w:val="it-IT"/>
        </w:rPr>
        <w:t>ăț</w:t>
      </w:r>
      <w:r w:rsidR="00CB7A02" w:rsidRPr="002169AB">
        <w:rPr>
          <w:rFonts w:ascii="Times New Roman" w:hAnsi="Times New Roman"/>
          <w:lang w:val="it-IT"/>
        </w:rPr>
        <w:t>i un intercept propriu care elimin</w:t>
      </w:r>
      <w:r w:rsidR="007C11FA" w:rsidRPr="002169AB">
        <w:rPr>
          <w:rFonts w:ascii="Times New Roman" w:hAnsi="Times New Roman"/>
          <w:lang w:val="it-IT"/>
        </w:rPr>
        <w:t>ă</w:t>
      </w:r>
      <w:r w:rsidR="00CB7A02" w:rsidRPr="002169AB">
        <w:rPr>
          <w:rFonts w:ascii="Times New Roman" w:hAnsi="Times New Roman"/>
          <w:lang w:val="it-IT"/>
        </w:rPr>
        <w:t xml:space="preserve"> diferen</w:t>
      </w:r>
      <w:r w:rsidR="007C11FA" w:rsidRPr="002169AB">
        <w:rPr>
          <w:rFonts w:ascii="Times New Roman" w:hAnsi="Times New Roman"/>
          <w:lang w:val="it-IT"/>
        </w:rPr>
        <w:t>ț</w:t>
      </w:r>
      <w:r w:rsidR="00CB7A02" w:rsidRPr="002169AB">
        <w:rPr>
          <w:rFonts w:ascii="Times New Roman" w:hAnsi="Times New Roman"/>
          <w:lang w:val="it-IT"/>
        </w:rPr>
        <w:t xml:space="preserve">ele constante dintre </w:t>
      </w:r>
      <w:r w:rsidR="007C11FA" w:rsidRPr="002169AB">
        <w:rPr>
          <w:rFonts w:ascii="Times New Roman" w:hAnsi="Times New Roman"/>
          <w:lang w:val="it-IT"/>
        </w:rPr>
        <w:t>ță</w:t>
      </w:r>
      <w:r w:rsidR="00CB7A02" w:rsidRPr="002169AB">
        <w:rPr>
          <w:rFonts w:ascii="Times New Roman" w:hAnsi="Times New Roman"/>
          <w:lang w:val="it-IT"/>
        </w:rPr>
        <w:t>ri care nu pot fi observate direct. Estimatorul folosit transform</w:t>
      </w:r>
      <w:r w:rsidR="007C11FA" w:rsidRPr="002169AB">
        <w:rPr>
          <w:rFonts w:ascii="Times New Roman" w:hAnsi="Times New Roman"/>
          <w:lang w:val="it-IT"/>
        </w:rPr>
        <w:t>ă</w:t>
      </w:r>
      <w:r w:rsidR="00CB7A02" w:rsidRPr="002169AB">
        <w:rPr>
          <w:rFonts w:ascii="Times New Roman" w:hAnsi="Times New Roman"/>
          <w:lang w:val="it-IT"/>
        </w:rPr>
        <w:t xml:space="preserve"> datele </w:t>
      </w:r>
      <w:r w:rsidR="007C11FA" w:rsidRPr="002169AB">
        <w:rPr>
          <w:rFonts w:ascii="Times New Roman" w:hAnsi="Times New Roman"/>
          <w:lang w:val="it-IT"/>
        </w:rPr>
        <w:t>î</w:t>
      </w:r>
      <w:r w:rsidR="00CB7A02" w:rsidRPr="002169AB">
        <w:rPr>
          <w:rFonts w:ascii="Times New Roman" w:hAnsi="Times New Roman"/>
          <w:lang w:val="it-IT"/>
        </w:rPr>
        <w:t>n abateri fa</w:t>
      </w:r>
      <w:r w:rsidR="007C11FA" w:rsidRPr="002169AB">
        <w:rPr>
          <w:rFonts w:ascii="Times New Roman" w:hAnsi="Times New Roman"/>
          <w:lang w:val="it-IT"/>
        </w:rPr>
        <w:t>ță</w:t>
      </w:r>
      <w:r w:rsidR="00CB7A02" w:rsidRPr="002169AB">
        <w:rPr>
          <w:rFonts w:ascii="Times New Roman" w:hAnsi="Times New Roman"/>
          <w:lang w:val="it-IT"/>
        </w:rPr>
        <w:t xml:space="preserve"> de media fiec</w:t>
      </w:r>
      <w:r w:rsidR="007C11FA" w:rsidRPr="002169AB">
        <w:rPr>
          <w:rFonts w:ascii="Times New Roman" w:hAnsi="Times New Roman"/>
          <w:lang w:val="it-IT"/>
        </w:rPr>
        <w:t>ă</w:t>
      </w:r>
      <w:r w:rsidR="00CB7A02" w:rsidRPr="002169AB">
        <w:rPr>
          <w:rFonts w:ascii="Times New Roman" w:hAnsi="Times New Roman"/>
          <w:lang w:val="it-IT"/>
        </w:rPr>
        <w:t xml:space="preserve">rei </w:t>
      </w:r>
      <w:r w:rsidR="007C11FA" w:rsidRPr="002169AB">
        <w:rPr>
          <w:rFonts w:ascii="Times New Roman" w:hAnsi="Times New Roman"/>
          <w:lang w:val="it-IT"/>
        </w:rPr>
        <w:t>ță</w:t>
      </w:r>
      <w:r w:rsidR="00CB7A02" w:rsidRPr="002169AB">
        <w:rPr>
          <w:rFonts w:ascii="Times New Roman" w:hAnsi="Times New Roman"/>
          <w:lang w:val="it-IT"/>
        </w:rPr>
        <w:t>ri:</w:t>
      </w:r>
    </w:p>
    <w:p w14:paraId="2D343E4C" w14:textId="30CBFE5C" w:rsidR="00FF762B" w:rsidRDefault="00000000" w:rsidP="00C24CE2">
      <w:pPr>
        <w:jc w:val="center"/>
        <w:rPr>
          <w:rFonts w:ascii="Times New Roman" w:eastAsia="Times New Roman" w:hAnsi="Times New Roman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yit-</m:t>
            </m:r>
            <m:r>
              <w:rPr>
                <w:rFonts w:ascii="Cambria Math" w:eastAsia="Times New Roman" w:hAnsi="Cambria Math"/>
              </w:rPr>
              <m:t>ȳ</m:t>
            </m:r>
            <m:r>
              <w:rPr>
                <w:rFonts w:ascii="Cambria Math" w:eastAsia="Times New Roman" w:hAnsi="Times New Roman"/>
              </w:rPr>
              <m:t>i</m:t>
            </m:r>
            <m:ctrlPr>
              <w:rPr>
                <w:rFonts w:ascii="Cambria Math" w:eastAsia="Times New Roman" w:hAnsi="Times New Roman"/>
                <w:i/>
                <w:iCs/>
              </w:rPr>
            </m:ctrlPr>
          </m:e>
        </m:d>
        <m:r>
          <w:rPr>
            <w:rFonts w:ascii="Cambria Math" w:eastAsia="Times New Roman" w:hAnsi="Times New Roman"/>
          </w:rPr>
          <m:t>=</m:t>
        </m:r>
        <m:r>
          <w:rPr>
            <w:rFonts w:ascii="Cambria Math" w:eastAsia="Times New Roman" w:hAnsi="Cambria Math"/>
          </w:rPr>
          <m:t>β</m:t>
        </m:r>
        <m:d>
          <m:dPr>
            <m:ctrlPr>
              <w:rPr>
                <w:rFonts w:ascii="Cambria Math" w:eastAsia="Times New Roman" w:hAnsi="Times New Roman"/>
                <w:i/>
                <w:iCs/>
              </w:rPr>
            </m:ctrlPr>
          </m:dPr>
          <m:e>
            <m:r>
              <w:rPr>
                <w:rFonts w:ascii="Cambria Math" w:eastAsia="Times New Roman" w:hAnsi="Times New Roman"/>
              </w:rPr>
              <m:t>xit</m:t>
            </m:r>
            <m:r>
              <w:rPr>
                <w:rFonts w:ascii="Cambria Math" w:eastAsia="Times New Roman" w:hAnsi="Times New Roman"/>
              </w:rPr>
              <m:t>-</m:t>
            </m:r>
            <m:acc>
              <m:accPr>
                <m:chr m:val="̄"/>
                <m:ctrlPr>
                  <w:rPr>
                    <w:rFonts w:ascii="Cambria Math" w:eastAsia="Times New Roman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eastAsia="Times New Roman" w:hAnsi="Cambria Math"/>
                  </w:rPr>
                  <m:t>x</m:t>
                </m:r>
                <m:ctrlPr>
                  <w:rPr>
                    <w:rFonts w:ascii="Cambria Math" w:eastAsia="Times New Roman" w:hAnsi="Times New Roman"/>
                    <w:i/>
                    <w:iCs/>
                  </w:rPr>
                </m:ctrlPr>
              </m:e>
            </m:acc>
            <m:r>
              <w:rPr>
                <w:rFonts w:ascii="Cambria Math" w:eastAsia="Times New Roman" w:hAnsi="Times New Roman"/>
              </w:rPr>
              <m:t>i</m:t>
            </m:r>
          </m:e>
        </m:d>
        <m:r>
          <w:rPr>
            <w:rFonts w:ascii="Cambria Math" w:eastAsia="Times New Roman" w:hAnsi="Times New Roman"/>
          </w:rPr>
          <m:t>+(</m:t>
        </m:r>
        <m:r>
          <w:rPr>
            <w:rFonts w:ascii="Cambria Math" w:eastAsia="Times New Roman" w:hAnsi="Cambria Math"/>
          </w:rPr>
          <m:t>ε</m:t>
        </m:r>
        <m:r>
          <w:rPr>
            <w:rFonts w:ascii="Cambria Math" w:eastAsia="Times New Roman" w:hAnsi="Times New Roman"/>
          </w:rPr>
          <m:t>it</m:t>
        </m:r>
        <m:r>
          <w:rPr>
            <w:rFonts w:ascii="Cambria Math" w:eastAsia="Times New Roman" w:hAnsi="Times New Roman"/>
          </w:rPr>
          <m:t>-</m:t>
        </m:r>
      </m:oMath>
      <w:r w:rsidR="00FF762B">
        <w:rPr>
          <w:rFonts w:ascii="Times New Roman" w:eastAsia="Times New Roman" w:hAnsi="Times New Roman"/>
          <w:i/>
          <w:iCs/>
        </w:rPr>
        <w:t>ε̄</w:t>
      </w:r>
      <w:r w:rsidR="00FF762B">
        <w:rPr>
          <w:rFonts w:ascii="Times New Roman" w:eastAsia="Times New Roman" w:hAnsi="Times New Roman"/>
          <w:i/>
          <w:iCs/>
          <w:sz w:val="20"/>
          <w:szCs w:val="20"/>
        </w:rPr>
        <w:t>i</w:t>
      </w:r>
      <w:r w:rsidR="00FF762B" w:rsidRPr="00DF60C2">
        <w:rPr>
          <w:rFonts w:ascii="Times New Roman" w:eastAsia="Times New Roman" w:hAnsi="Times New Roman"/>
          <w:i/>
          <w:iCs/>
        </w:rPr>
        <w:t>)</w:t>
      </w:r>
      <w:r w:rsidR="00DF60C2" w:rsidRPr="00DF60C2">
        <w:rPr>
          <w:rFonts w:ascii="Times New Roman" w:eastAsia="Times New Roman" w:hAnsi="Times New Roman"/>
          <w:i/>
          <w:iCs/>
        </w:rPr>
        <w:t xml:space="preserve">        </w:t>
      </w:r>
      <w:ins w:id="30" w:author="Administrator" w:date="2026-06-16T17:48:00Z">
        <w:r w:rsidR="00AA2EAB">
          <w:rPr>
            <w:rFonts w:ascii="Times New Roman" w:eastAsia="Times New Roman" w:hAnsi="Times New Roman"/>
            <w:i/>
            <w:iCs/>
          </w:rPr>
          <w:tab/>
        </w:r>
        <w:r w:rsidR="00AA2EAB">
          <w:rPr>
            <w:rFonts w:ascii="Times New Roman" w:eastAsia="Times New Roman" w:hAnsi="Times New Roman"/>
            <w:i/>
            <w:iCs/>
          </w:rPr>
          <w:tab/>
        </w:r>
        <w:r w:rsidR="00AA2EAB">
          <w:rPr>
            <w:rFonts w:ascii="Times New Roman" w:eastAsia="Times New Roman" w:hAnsi="Times New Roman"/>
            <w:i/>
            <w:iCs/>
          </w:rPr>
          <w:tab/>
        </w:r>
        <w:r w:rsidR="00AA2EAB">
          <w:rPr>
            <w:rFonts w:ascii="Times New Roman" w:eastAsia="Times New Roman" w:hAnsi="Times New Roman"/>
            <w:i/>
            <w:iCs/>
          </w:rPr>
          <w:tab/>
        </w:r>
        <w:r w:rsidR="00AA2EAB">
          <w:rPr>
            <w:rFonts w:ascii="Times New Roman" w:eastAsia="Times New Roman" w:hAnsi="Times New Roman"/>
            <w:i/>
            <w:iCs/>
          </w:rPr>
          <w:tab/>
        </w:r>
        <w:r w:rsidR="00AA2EAB">
          <w:rPr>
            <w:rFonts w:ascii="Times New Roman" w:eastAsia="Times New Roman" w:hAnsi="Times New Roman"/>
            <w:i/>
            <w:iCs/>
          </w:rPr>
          <w:tab/>
          <w:t>(2.2)</w:t>
        </w:r>
      </w:ins>
      <w:del w:id="31" w:author="Administrator" w:date="2026-06-16T17:48:00Z">
        <w:r w:rsidR="00DF60C2" w:rsidRPr="00DF60C2" w:rsidDel="00AA2EAB">
          <w:rPr>
            <w:rFonts w:ascii="Times New Roman" w:eastAsia="Times New Roman" w:hAnsi="Times New Roman"/>
            <w:i/>
            <w:iCs/>
          </w:rPr>
          <w:delText>Formula 2.2</w:delText>
        </w:r>
      </w:del>
    </w:p>
    <w:p w14:paraId="3CB89957" w14:textId="77777777" w:rsidR="00DF60C2" w:rsidRDefault="00DF60C2" w:rsidP="00C24CE2">
      <w:pPr>
        <w:jc w:val="both"/>
        <w:rPr>
          <w:rFonts w:ascii="Times New Roman" w:eastAsia="Times New Roman" w:hAnsi="Times New Roman"/>
        </w:rPr>
      </w:pPr>
    </w:p>
    <w:p w14:paraId="5C3D0A85" w14:textId="779BF7D1" w:rsidR="00FF762B" w:rsidRDefault="00FF762B" w:rsidP="00C24CE2">
      <w:pPr>
        <w:jc w:val="both"/>
        <w:rPr>
          <w:rFonts w:ascii="Times New Roman" w:hAnsi="Times New Roman"/>
        </w:rPr>
      </w:pPr>
      <w:r w:rsidRPr="00D33991">
        <w:rPr>
          <w:rFonts w:ascii="Times New Roman" w:hAnsi="Times New Roman"/>
        </w:rPr>
        <w:t>Pentru a testa semnifica</w:t>
      </w:r>
      <w:r w:rsidR="007C11FA">
        <w:rPr>
          <w:rFonts w:ascii="Times New Roman" w:hAnsi="Times New Roman"/>
        </w:rPr>
        <w:t>ț</w:t>
      </w:r>
      <w:r w:rsidRPr="00D33991">
        <w:rPr>
          <w:rFonts w:ascii="Times New Roman" w:hAnsi="Times New Roman"/>
        </w:rPr>
        <w:t>ia statistic</w:t>
      </w:r>
      <w:r w:rsidR="007C11FA">
        <w:rPr>
          <w:rFonts w:ascii="Times New Roman" w:hAnsi="Times New Roman"/>
        </w:rPr>
        <w:t>ă</w:t>
      </w:r>
      <w:r w:rsidRPr="00D33991">
        <w:rPr>
          <w:rFonts w:ascii="Times New Roman" w:hAnsi="Times New Roman"/>
        </w:rPr>
        <w:t xml:space="preserve"> a efectelor fixe fa</w:t>
      </w:r>
      <w:r w:rsidR="007C11FA">
        <w:rPr>
          <w:rFonts w:ascii="Times New Roman" w:hAnsi="Times New Roman"/>
        </w:rPr>
        <w:t>ță</w:t>
      </w:r>
      <w:r w:rsidRPr="00D33991">
        <w:rPr>
          <w:rFonts w:ascii="Times New Roman" w:hAnsi="Times New Roman"/>
        </w:rPr>
        <w:t xml:space="preserve"> de modelul OLS grupat am folosit testul F</w:t>
      </w:r>
      <w:r w:rsidR="00D33991" w:rsidRPr="00D33991">
        <w:rPr>
          <w:rFonts w:ascii="Times New Roman" w:hAnsi="Times New Roman"/>
        </w:rPr>
        <w:t>, cu ipoteza nul</w:t>
      </w:r>
      <w:r w:rsidR="007C11FA">
        <w:rPr>
          <w:rFonts w:ascii="Times New Roman" w:hAnsi="Times New Roman"/>
        </w:rPr>
        <w:t>ă</w:t>
      </w:r>
      <w:r w:rsidR="00D33991" w:rsidRPr="00D33991">
        <w:rPr>
          <w:rFonts w:ascii="Times New Roman" w:hAnsi="Times New Roman"/>
        </w:rPr>
        <w:t xml:space="preserve"> conform c</w:t>
      </w:r>
      <w:r w:rsidR="007C11FA">
        <w:rPr>
          <w:rFonts w:ascii="Times New Roman" w:hAnsi="Times New Roman"/>
        </w:rPr>
        <w:t>ă</w:t>
      </w:r>
      <w:r w:rsidR="00D33991" w:rsidRPr="00D33991">
        <w:rPr>
          <w:rFonts w:ascii="Times New Roman" w:hAnsi="Times New Roman"/>
        </w:rPr>
        <w:t>reia efectele individuale sunt simultan nule. Respingerea ipotezei nule atunci c</w:t>
      </w:r>
      <w:r w:rsidR="007C11FA">
        <w:rPr>
          <w:rFonts w:ascii="Times New Roman" w:hAnsi="Times New Roman"/>
        </w:rPr>
        <w:t>â</w:t>
      </w:r>
      <w:r w:rsidR="00D33991" w:rsidRPr="00D33991">
        <w:rPr>
          <w:rFonts w:ascii="Times New Roman" w:hAnsi="Times New Roman"/>
        </w:rPr>
        <w:t>nd p-value este mai mic de 0.05 sugereaz</w:t>
      </w:r>
      <w:r w:rsidR="007C11FA">
        <w:rPr>
          <w:rFonts w:ascii="Times New Roman" w:hAnsi="Times New Roman"/>
        </w:rPr>
        <w:t>ă</w:t>
      </w:r>
      <w:r w:rsidR="00D33991" w:rsidRPr="00D33991">
        <w:rPr>
          <w:rFonts w:ascii="Times New Roman" w:hAnsi="Times New Roman"/>
        </w:rPr>
        <w:t xml:space="preserve"> alegerea modelului cu efecte fixe. </w:t>
      </w:r>
    </w:p>
    <w:p w14:paraId="312FB80D" w14:textId="1CE9DA47" w:rsidR="00D33991" w:rsidRDefault="00D33991" w:rsidP="00C24CE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 asemenea, Wooldridge</w:t>
      </w:r>
      <w:ins w:id="32" w:author="Administrator" w:date="2026-06-16T17:48:00Z">
        <w:r w:rsidR="00AA2EAB">
          <w:rPr>
            <w:rFonts w:ascii="Times New Roman" w:hAnsi="Times New Roman"/>
          </w:rPr>
          <w:t xml:space="preserve"> </w:t>
        </w:r>
      </w:ins>
      <w:r>
        <w:rPr>
          <w:rFonts w:ascii="Times New Roman" w:hAnsi="Times New Roman"/>
        </w:rPr>
        <w:t>(201</w:t>
      </w:r>
      <w:r w:rsidR="00A35C93">
        <w:rPr>
          <w:rFonts w:ascii="Times New Roman" w:hAnsi="Times New Roman"/>
        </w:rPr>
        <w:t>6</w:t>
      </w:r>
      <w:r>
        <w:rPr>
          <w:rFonts w:ascii="Times New Roman" w:hAnsi="Times New Roman"/>
        </w:rPr>
        <w:t>), afirm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faptul 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="00C45031">
        <w:rPr>
          <w:rFonts w:ascii="Times New Roman" w:hAnsi="Times New Roman"/>
        </w:rPr>
        <w:t xml:space="preserve">n </w:t>
      </w:r>
      <w:r>
        <w:rPr>
          <w:rFonts w:ascii="Times New Roman" w:hAnsi="Times New Roman"/>
        </w:rPr>
        <w:t xml:space="preserve">modelul cu efecte aleatoare </w:t>
      </w:r>
      <w:r w:rsidR="00C45031">
        <w:rPr>
          <w:rFonts w:ascii="Times New Roman" w:hAnsi="Times New Roman"/>
        </w:rPr>
        <w:t>diferen</w:t>
      </w:r>
      <w:r w:rsidR="007C11FA">
        <w:rPr>
          <w:rFonts w:ascii="Times New Roman" w:hAnsi="Times New Roman"/>
        </w:rPr>
        <w:t>ț</w:t>
      </w:r>
      <w:r w:rsidR="00C45031">
        <w:rPr>
          <w:rFonts w:ascii="Times New Roman" w:hAnsi="Times New Roman"/>
        </w:rPr>
        <w:t xml:space="preserve">ele dintre </w:t>
      </w:r>
      <w:r w:rsidR="007C11FA">
        <w:rPr>
          <w:rFonts w:ascii="Times New Roman" w:hAnsi="Times New Roman"/>
        </w:rPr>
        <w:t>ță</w:t>
      </w:r>
      <w:r w:rsidR="00C45031">
        <w:rPr>
          <w:rFonts w:ascii="Times New Roman" w:hAnsi="Times New Roman"/>
        </w:rPr>
        <w:t xml:space="preserve">ri sunt variabile aleatoare </w:t>
      </w:r>
      <w:r w:rsidR="007C11FA">
        <w:rPr>
          <w:rFonts w:ascii="Times New Roman" w:hAnsi="Times New Roman"/>
        </w:rPr>
        <w:t>ș</w:t>
      </w:r>
      <w:r w:rsidR="00C45031">
        <w:rPr>
          <w:rFonts w:ascii="Times New Roman" w:hAnsi="Times New Roman"/>
        </w:rPr>
        <w:t xml:space="preserve">i le include </w:t>
      </w:r>
      <w:r w:rsidR="007C11FA">
        <w:rPr>
          <w:rFonts w:ascii="Times New Roman" w:hAnsi="Times New Roman"/>
        </w:rPr>
        <w:t>î</w:t>
      </w:r>
      <w:r w:rsidR="00C45031">
        <w:rPr>
          <w:rFonts w:ascii="Times New Roman" w:hAnsi="Times New Roman"/>
        </w:rPr>
        <w:t>n termenul de eroare deoarece presupune c</w:t>
      </w:r>
      <w:r w:rsidR="007C11FA">
        <w:rPr>
          <w:rFonts w:ascii="Times New Roman" w:hAnsi="Times New Roman"/>
        </w:rPr>
        <w:t>ă</w:t>
      </w:r>
      <w:r w:rsidR="00C45031">
        <w:rPr>
          <w:rFonts w:ascii="Times New Roman" w:hAnsi="Times New Roman"/>
        </w:rPr>
        <w:t xml:space="preserve"> acestea nu sunt corelate cu variabilele explicative. Spre deosebire de modelul cu efecte fixe, </w:t>
      </w:r>
      <w:r w:rsidR="007C11FA">
        <w:rPr>
          <w:rFonts w:ascii="Times New Roman" w:hAnsi="Times New Roman"/>
        </w:rPr>
        <w:t>î</w:t>
      </w:r>
      <w:r w:rsidR="00C45031">
        <w:rPr>
          <w:rFonts w:ascii="Times New Roman" w:hAnsi="Times New Roman"/>
        </w:rPr>
        <w:t xml:space="preserve">n modelul cu efecte aleatoare se poate estima </w:t>
      </w:r>
      <w:r w:rsidR="007C11FA">
        <w:rPr>
          <w:rFonts w:ascii="Times New Roman" w:hAnsi="Times New Roman"/>
        </w:rPr>
        <w:t>ș</w:t>
      </w:r>
      <w:r w:rsidR="00C45031">
        <w:rPr>
          <w:rFonts w:ascii="Times New Roman" w:hAnsi="Times New Roman"/>
        </w:rPr>
        <w:t>i efectul variabilelor care r</w:t>
      </w:r>
      <w:r w:rsidR="007C11FA">
        <w:rPr>
          <w:rFonts w:ascii="Times New Roman" w:hAnsi="Times New Roman"/>
        </w:rPr>
        <w:t>ă</w:t>
      </w:r>
      <w:r w:rsidR="00C45031">
        <w:rPr>
          <w:rFonts w:ascii="Times New Roman" w:hAnsi="Times New Roman"/>
        </w:rPr>
        <w:t>m</w:t>
      </w:r>
      <w:r w:rsidR="007C11FA">
        <w:rPr>
          <w:rFonts w:ascii="Times New Roman" w:hAnsi="Times New Roman"/>
        </w:rPr>
        <w:t>â</w:t>
      </w:r>
      <w:r w:rsidR="00C45031">
        <w:rPr>
          <w:rFonts w:ascii="Times New Roman" w:hAnsi="Times New Roman"/>
        </w:rPr>
        <w:t xml:space="preserve">n constante </w:t>
      </w:r>
      <w:r w:rsidR="007C11FA">
        <w:rPr>
          <w:rFonts w:ascii="Times New Roman" w:hAnsi="Times New Roman"/>
        </w:rPr>
        <w:t>î</w:t>
      </w:r>
      <w:r w:rsidR="00C45031">
        <w:rPr>
          <w:rFonts w:ascii="Times New Roman" w:hAnsi="Times New Roman"/>
        </w:rPr>
        <w:t xml:space="preserve">n timp </w:t>
      </w:r>
      <w:r w:rsidR="007C11FA">
        <w:rPr>
          <w:rFonts w:ascii="Times New Roman" w:hAnsi="Times New Roman"/>
        </w:rPr>
        <w:t>ș</w:t>
      </w:r>
      <w:r w:rsidR="00C45031">
        <w:rPr>
          <w:rFonts w:ascii="Times New Roman" w:hAnsi="Times New Roman"/>
        </w:rPr>
        <w:t>i ofer</w:t>
      </w:r>
      <w:r w:rsidR="007C11FA">
        <w:rPr>
          <w:rFonts w:ascii="Times New Roman" w:hAnsi="Times New Roman"/>
        </w:rPr>
        <w:t>ă</w:t>
      </w:r>
      <w:r w:rsidR="00C45031">
        <w:rPr>
          <w:rFonts w:ascii="Times New Roman" w:hAnsi="Times New Roman"/>
        </w:rPr>
        <w:t xml:space="preserve"> rezultate mai precise.</w:t>
      </w:r>
    </w:p>
    <w:p w14:paraId="2C53D1D9" w14:textId="4F8C518F" w:rsidR="00DC4AB6" w:rsidRDefault="00DC4AB6" w:rsidP="00C24CE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Am folosit testul Hausman pentru a alege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 xml:space="preserve">ntre modelul cu efecte fixe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modelul cu efecte aleatoare.</w:t>
      </w:r>
      <w:r w:rsidR="00711386">
        <w:rPr>
          <w:rFonts w:ascii="Times New Roman" w:hAnsi="Times New Roman"/>
        </w:rPr>
        <w:t xml:space="preserve"> A</w:t>
      </w:r>
      <w:r w:rsidR="007C11FA">
        <w:rPr>
          <w:rFonts w:ascii="Times New Roman" w:hAnsi="Times New Roman"/>
        </w:rPr>
        <w:t>ș</w:t>
      </w:r>
      <w:r w:rsidR="00711386">
        <w:rPr>
          <w:rFonts w:ascii="Times New Roman" w:hAnsi="Times New Roman"/>
        </w:rPr>
        <w:t>a cum afirm</w:t>
      </w:r>
      <w:r w:rsidR="007C11FA">
        <w:rPr>
          <w:rFonts w:ascii="Times New Roman" w:hAnsi="Times New Roman"/>
        </w:rPr>
        <w:t>ă</w:t>
      </w:r>
      <w:r w:rsidR="00711386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 w:rsidR="00711386">
        <w:rPr>
          <w:rFonts w:ascii="Times New Roman" w:hAnsi="Times New Roman"/>
        </w:rPr>
        <w:t xml:space="preserve">i </w:t>
      </w:r>
      <w:r w:rsidR="00EC702B">
        <w:rPr>
          <w:rFonts w:ascii="Times New Roman" w:hAnsi="Times New Roman"/>
        </w:rPr>
        <w:t xml:space="preserve">Henderson </w:t>
      </w:r>
      <w:r w:rsidR="007C11FA">
        <w:rPr>
          <w:rFonts w:ascii="Times New Roman" w:hAnsi="Times New Roman"/>
        </w:rPr>
        <w:t>ș</w:t>
      </w:r>
      <w:r w:rsidR="00EC702B">
        <w:rPr>
          <w:rFonts w:ascii="Times New Roman" w:hAnsi="Times New Roman"/>
        </w:rPr>
        <w:t xml:space="preserve">.a. </w:t>
      </w:r>
      <w:r w:rsidR="00711386">
        <w:rPr>
          <w:rFonts w:ascii="Times New Roman" w:hAnsi="Times New Roman"/>
        </w:rPr>
        <w:t>(201</w:t>
      </w:r>
      <w:r w:rsidR="00EC702B">
        <w:rPr>
          <w:rFonts w:ascii="Times New Roman" w:hAnsi="Times New Roman"/>
        </w:rPr>
        <w:t>5</w:t>
      </w:r>
      <w:r w:rsidR="00711386">
        <w:rPr>
          <w:rFonts w:ascii="Times New Roman" w:hAnsi="Times New Roman"/>
        </w:rPr>
        <w:t>), testul Hausman verific</w:t>
      </w:r>
      <w:r w:rsidR="007C11FA">
        <w:rPr>
          <w:rFonts w:ascii="Times New Roman" w:hAnsi="Times New Roman"/>
        </w:rPr>
        <w:t>ă</w:t>
      </w:r>
      <w:r w:rsidR="00711386">
        <w:rPr>
          <w:rFonts w:ascii="Times New Roman" w:hAnsi="Times New Roman"/>
        </w:rPr>
        <w:t xml:space="preserve"> dac</w:t>
      </w:r>
      <w:r w:rsidR="007C11FA">
        <w:rPr>
          <w:rFonts w:ascii="Times New Roman" w:hAnsi="Times New Roman"/>
        </w:rPr>
        <w:t>ă</w:t>
      </w:r>
      <w:r w:rsidR="00711386">
        <w:rPr>
          <w:rFonts w:ascii="Times New Roman" w:hAnsi="Times New Roman"/>
        </w:rPr>
        <w:t xml:space="preserve"> efectele individuale sunt corelate cu variabilele explicative. </w:t>
      </w:r>
      <w:r w:rsidR="00296912">
        <w:rPr>
          <w:rFonts w:ascii="Times New Roman" w:hAnsi="Times New Roman"/>
        </w:rPr>
        <w:t xml:space="preserve">Conform lui </w:t>
      </w:r>
      <w:r w:rsidR="00711386">
        <w:rPr>
          <w:rFonts w:ascii="Times New Roman" w:hAnsi="Times New Roman"/>
        </w:rPr>
        <w:t xml:space="preserve"> H</w:t>
      </w:r>
      <w:r w:rsidR="00EC702B">
        <w:rPr>
          <w:rFonts w:ascii="Times New Roman" w:hAnsi="Times New Roman"/>
        </w:rPr>
        <w:t>e</w:t>
      </w:r>
      <w:r w:rsidR="00711386">
        <w:rPr>
          <w:rFonts w:ascii="Times New Roman" w:hAnsi="Times New Roman"/>
        </w:rPr>
        <w:t>nderson</w:t>
      </w:r>
      <w:r w:rsidR="00EC702B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 w:rsidR="00EC702B">
        <w:rPr>
          <w:rFonts w:ascii="Times New Roman" w:hAnsi="Times New Roman"/>
        </w:rPr>
        <w:t xml:space="preserve">.a. </w:t>
      </w:r>
      <w:r w:rsidR="00711386">
        <w:rPr>
          <w:rFonts w:ascii="Times New Roman" w:hAnsi="Times New Roman"/>
        </w:rPr>
        <w:t>(201</w:t>
      </w:r>
      <w:r w:rsidR="00EC702B">
        <w:rPr>
          <w:rFonts w:ascii="Times New Roman" w:hAnsi="Times New Roman"/>
        </w:rPr>
        <w:t>5</w:t>
      </w:r>
      <w:r w:rsidR="00711386">
        <w:rPr>
          <w:rFonts w:ascii="Times New Roman" w:hAnsi="Times New Roman"/>
        </w:rPr>
        <w:t>)</w:t>
      </w:r>
      <w:r w:rsidR="00296912">
        <w:rPr>
          <w:rFonts w:ascii="Times New Roman" w:hAnsi="Times New Roman"/>
        </w:rPr>
        <w:t>,</w:t>
      </w:r>
      <w:r w:rsidR="00711386">
        <w:rPr>
          <w:rFonts w:ascii="Times New Roman" w:hAnsi="Times New Roman"/>
        </w:rPr>
        <w:t xml:space="preserve"> </w:t>
      </w:r>
      <w:r w:rsidR="00296912">
        <w:rPr>
          <w:rFonts w:ascii="Times New Roman" w:hAnsi="Times New Roman"/>
        </w:rPr>
        <w:t>i</w:t>
      </w:r>
      <w:r w:rsidR="00711386">
        <w:rPr>
          <w:rFonts w:ascii="Times New Roman" w:hAnsi="Times New Roman"/>
        </w:rPr>
        <w:t>poteza nul</w:t>
      </w:r>
      <w:r w:rsidR="007C11FA">
        <w:rPr>
          <w:rFonts w:ascii="Times New Roman" w:hAnsi="Times New Roman"/>
        </w:rPr>
        <w:t>ă</w:t>
      </w:r>
      <w:r w:rsidR="00711386">
        <w:rPr>
          <w:rFonts w:ascii="Times New Roman" w:hAnsi="Times New Roman"/>
        </w:rPr>
        <w:t xml:space="preserve"> a testului </w:t>
      </w:r>
      <w:r w:rsidR="009C073C">
        <w:rPr>
          <w:rFonts w:ascii="Times New Roman" w:hAnsi="Times New Roman"/>
        </w:rPr>
        <w:t>presupune c</w:t>
      </w:r>
      <w:r w:rsidR="007C11FA">
        <w:rPr>
          <w:rFonts w:ascii="Times New Roman" w:hAnsi="Times New Roman"/>
        </w:rPr>
        <w:t>ă</w:t>
      </w:r>
      <w:r w:rsidR="009C073C">
        <w:rPr>
          <w:rFonts w:ascii="Times New Roman" w:hAnsi="Times New Roman"/>
        </w:rPr>
        <w:t xml:space="preserve"> diferen</w:t>
      </w:r>
      <w:r w:rsidR="007C11FA">
        <w:rPr>
          <w:rFonts w:ascii="Times New Roman" w:hAnsi="Times New Roman"/>
        </w:rPr>
        <w:t>ț</w:t>
      </w:r>
      <w:r w:rsidR="009C073C">
        <w:rPr>
          <w:rFonts w:ascii="Times New Roman" w:hAnsi="Times New Roman"/>
        </w:rPr>
        <w:t xml:space="preserve">ele dintre </w:t>
      </w:r>
      <w:r w:rsidR="007C11FA">
        <w:rPr>
          <w:rFonts w:ascii="Times New Roman" w:hAnsi="Times New Roman"/>
        </w:rPr>
        <w:t>ță</w:t>
      </w:r>
      <w:r w:rsidR="009C073C">
        <w:rPr>
          <w:rFonts w:ascii="Times New Roman" w:hAnsi="Times New Roman"/>
        </w:rPr>
        <w:t xml:space="preserve">ri nu sunt corelate cu variabilele explicative, caz </w:t>
      </w:r>
      <w:r w:rsidR="007C11FA">
        <w:rPr>
          <w:rFonts w:ascii="Times New Roman" w:hAnsi="Times New Roman"/>
        </w:rPr>
        <w:t>î</w:t>
      </w:r>
      <w:r w:rsidR="009C073C">
        <w:rPr>
          <w:rFonts w:ascii="Times New Roman" w:hAnsi="Times New Roman"/>
        </w:rPr>
        <w:t>n care modelul cu efecte aleatoare este cel preferat. Ipoteza alternativ</w:t>
      </w:r>
      <w:r w:rsidR="007C11FA">
        <w:rPr>
          <w:rFonts w:ascii="Times New Roman" w:hAnsi="Times New Roman"/>
        </w:rPr>
        <w:t>ă</w:t>
      </w:r>
      <w:r w:rsidR="009C073C">
        <w:rPr>
          <w:rFonts w:ascii="Times New Roman" w:hAnsi="Times New Roman"/>
        </w:rPr>
        <w:t xml:space="preserve"> presupune c</w:t>
      </w:r>
      <w:r w:rsidR="007C11FA">
        <w:rPr>
          <w:rFonts w:ascii="Times New Roman" w:hAnsi="Times New Roman"/>
        </w:rPr>
        <w:t>ă</w:t>
      </w:r>
      <w:r w:rsidR="009C073C">
        <w:rPr>
          <w:rFonts w:ascii="Times New Roman" w:hAnsi="Times New Roman"/>
        </w:rPr>
        <w:t xml:space="preserve"> diferen</w:t>
      </w:r>
      <w:r w:rsidR="007C11FA">
        <w:rPr>
          <w:rFonts w:ascii="Times New Roman" w:hAnsi="Times New Roman"/>
        </w:rPr>
        <w:t>ț</w:t>
      </w:r>
      <w:r w:rsidR="009C073C">
        <w:rPr>
          <w:rFonts w:ascii="Times New Roman" w:hAnsi="Times New Roman"/>
        </w:rPr>
        <w:t xml:space="preserve">ele dintre </w:t>
      </w:r>
      <w:r w:rsidR="007C11FA">
        <w:rPr>
          <w:rFonts w:ascii="Times New Roman" w:hAnsi="Times New Roman"/>
        </w:rPr>
        <w:t>ță</w:t>
      </w:r>
      <w:r w:rsidR="009C073C">
        <w:rPr>
          <w:rFonts w:ascii="Times New Roman" w:hAnsi="Times New Roman"/>
        </w:rPr>
        <w:t xml:space="preserve">ri sunt corelate cu variabilele explicative, caz </w:t>
      </w:r>
      <w:r w:rsidR="007C11FA">
        <w:rPr>
          <w:rFonts w:ascii="Times New Roman" w:hAnsi="Times New Roman"/>
        </w:rPr>
        <w:t>î</w:t>
      </w:r>
      <w:r w:rsidR="009C073C">
        <w:rPr>
          <w:rFonts w:ascii="Times New Roman" w:hAnsi="Times New Roman"/>
        </w:rPr>
        <w:t xml:space="preserve">n care modelul cu efecte fixe este cel preferat. </w:t>
      </w:r>
      <w:r w:rsidR="007C11FA">
        <w:rPr>
          <w:rFonts w:ascii="Times New Roman" w:hAnsi="Times New Roman"/>
        </w:rPr>
        <w:t>Î</w:t>
      </w:r>
      <w:r w:rsidR="009C073C">
        <w:rPr>
          <w:rFonts w:ascii="Times New Roman" w:hAnsi="Times New Roman"/>
        </w:rPr>
        <w:t>n urma aplic</w:t>
      </w:r>
      <w:r w:rsidR="007C11FA">
        <w:rPr>
          <w:rFonts w:ascii="Times New Roman" w:hAnsi="Times New Roman"/>
        </w:rPr>
        <w:t>ă</w:t>
      </w:r>
      <w:r w:rsidR="009C073C">
        <w:rPr>
          <w:rFonts w:ascii="Times New Roman" w:hAnsi="Times New Roman"/>
        </w:rPr>
        <w:t>rii testului Hausman pe datele din lucrare, modelul ales a fost cel cu efecte aleatoare.</w:t>
      </w:r>
    </w:p>
    <w:p w14:paraId="01C4B8DE" w14:textId="43993ECB" w:rsidR="009C073C" w:rsidRPr="002169AB" w:rsidRDefault="009C073C" w:rsidP="00C24CE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Pentru a valida modelele econometrice am folosit o serie de teste diagnostice. Pentru a testa autocorelarea reziduurilor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 xml:space="preserve">n modelele OLS am folosit testul Durbin-Watson. Acesta a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nregistrat valori apropiate de 2, indic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absen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a autocorel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rii. </w:t>
      </w:r>
    </w:p>
    <w:p w14:paraId="195BFA5C" w14:textId="52679AE0" w:rsidR="00FF762B" w:rsidRDefault="00D01CA3" w:rsidP="00C24CE2">
      <w:pPr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Am aplicat analiza componentelor principale pentru a sintetiza cele </w:t>
      </w:r>
      <w:r w:rsidR="007C11FA">
        <w:rPr>
          <w:rFonts w:ascii="Times New Roman" w:eastAsia="Times New Roman" w:hAnsi="Times New Roman"/>
        </w:rPr>
        <w:t>ș</w:t>
      </w:r>
      <w:r>
        <w:rPr>
          <w:rFonts w:ascii="Times New Roman" w:eastAsia="Times New Roman" w:hAnsi="Times New Roman"/>
        </w:rPr>
        <w:t xml:space="preserve">ase variabile </w:t>
      </w:r>
      <w:r w:rsidR="007C11FA">
        <w:rPr>
          <w:rFonts w:ascii="Times New Roman" w:eastAsia="Times New Roman" w:hAnsi="Times New Roman"/>
        </w:rPr>
        <w:t>î</w:t>
      </w:r>
      <w:r>
        <w:rPr>
          <w:rFonts w:ascii="Times New Roman" w:eastAsia="Times New Roman" w:hAnsi="Times New Roman"/>
        </w:rPr>
        <w:t>n dou</w:t>
      </w:r>
      <w:r w:rsidR="007C11FA">
        <w:rPr>
          <w:rFonts w:ascii="Times New Roman" w:eastAsia="Times New Roman" w:hAnsi="Times New Roman"/>
        </w:rPr>
        <w:t>ă</w:t>
      </w:r>
      <w:r>
        <w:rPr>
          <w:rFonts w:ascii="Times New Roman" w:eastAsia="Times New Roman" w:hAnsi="Times New Roman"/>
        </w:rPr>
        <w:t xml:space="preserve"> componente principale, pe care le-am utilizat apoi </w:t>
      </w:r>
      <w:r w:rsidR="007C11FA">
        <w:rPr>
          <w:rFonts w:ascii="Times New Roman" w:eastAsia="Times New Roman" w:hAnsi="Times New Roman"/>
        </w:rPr>
        <w:t>î</w:t>
      </w:r>
      <w:r>
        <w:rPr>
          <w:rFonts w:ascii="Times New Roman" w:eastAsia="Times New Roman" w:hAnsi="Times New Roman"/>
        </w:rPr>
        <w:t xml:space="preserve">n analiza cluster pentru a grupa </w:t>
      </w:r>
      <w:r w:rsidR="007C11FA">
        <w:rPr>
          <w:rFonts w:ascii="Times New Roman" w:eastAsia="Times New Roman" w:hAnsi="Times New Roman"/>
        </w:rPr>
        <w:t>ță</w:t>
      </w:r>
      <w:r>
        <w:rPr>
          <w:rFonts w:ascii="Times New Roman" w:eastAsia="Times New Roman" w:hAnsi="Times New Roman"/>
        </w:rPr>
        <w:t xml:space="preserve">rile cu profil similar. Studiul realizat de Jolliffe </w:t>
      </w:r>
      <w:r w:rsidR="007C11FA">
        <w:rPr>
          <w:rFonts w:ascii="Times New Roman" w:eastAsia="Times New Roman" w:hAnsi="Times New Roman"/>
        </w:rPr>
        <w:t>ș</w:t>
      </w:r>
      <w:r>
        <w:rPr>
          <w:rFonts w:ascii="Times New Roman" w:eastAsia="Times New Roman" w:hAnsi="Times New Roman"/>
        </w:rPr>
        <w:t>i Cadima</w:t>
      </w:r>
      <w:ins w:id="33" w:author="Administrator" w:date="2026-06-16T17:48:00Z">
        <w:r w:rsidR="00AA2EAB">
          <w:rPr>
            <w:rFonts w:ascii="Times New Roman" w:eastAsia="Times New Roman" w:hAnsi="Times New Roman"/>
          </w:rPr>
          <w:t xml:space="preserve"> </w:t>
        </w:r>
      </w:ins>
      <w:r>
        <w:rPr>
          <w:rFonts w:ascii="Times New Roman" w:eastAsia="Times New Roman" w:hAnsi="Times New Roman"/>
        </w:rPr>
        <w:t>(2016) prezint</w:t>
      </w:r>
      <w:r w:rsidR="007C11FA">
        <w:rPr>
          <w:rFonts w:ascii="Times New Roman" w:eastAsia="Times New Roman" w:hAnsi="Times New Roman"/>
        </w:rPr>
        <w:t>ă</w:t>
      </w:r>
      <w:r>
        <w:rPr>
          <w:rFonts w:ascii="Times New Roman" w:eastAsia="Times New Roman" w:hAnsi="Times New Roman"/>
        </w:rPr>
        <w:t xml:space="preserve"> faptul  c</w:t>
      </w:r>
      <w:r w:rsidR="007C11FA">
        <w:rPr>
          <w:rFonts w:ascii="Times New Roman" w:eastAsia="Times New Roman" w:hAnsi="Times New Roman"/>
        </w:rPr>
        <w:t>ă</w:t>
      </w:r>
      <w:r>
        <w:rPr>
          <w:rFonts w:ascii="Times New Roman" w:eastAsia="Times New Roman" w:hAnsi="Times New Roman"/>
        </w:rPr>
        <w:t xml:space="preserve"> analiza componentelor principale este o metod</w:t>
      </w:r>
      <w:r w:rsidR="007C11FA">
        <w:rPr>
          <w:rFonts w:ascii="Times New Roman" w:eastAsia="Times New Roman" w:hAnsi="Times New Roman"/>
        </w:rPr>
        <w:t>ă</w:t>
      </w:r>
      <w:r>
        <w:rPr>
          <w:rFonts w:ascii="Times New Roman" w:eastAsia="Times New Roman" w:hAnsi="Times New Roman"/>
        </w:rPr>
        <w:t xml:space="preserve"> statistic</w:t>
      </w:r>
      <w:r w:rsidR="007C11FA">
        <w:rPr>
          <w:rFonts w:ascii="Times New Roman" w:eastAsia="Times New Roman" w:hAnsi="Times New Roman"/>
        </w:rPr>
        <w:t>ă</w:t>
      </w:r>
      <w:r>
        <w:rPr>
          <w:rFonts w:ascii="Times New Roman" w:eastAsia="Times New Roman" w:hAnsi="Times New Roman"/>
        </w:rPr>
        <w:t xml:space="preserve"> utilizat</w:t>
      </w:r>
      <w:r w:rsidR="007C11FA">
        <w:rPr>
          <w:rFonts w:ascii="Times New Roman" w:eastAsia="Times New Roman" w:hAnsi="Times New Roman"/>
        </w:rPr>
        <w:t>ă</w:t>
      </w:r>
      <w:r>
        <w:rPr>
          <w:rFonts w:ascii="Times New Roman" w:eastAsia="Times New Roman" w:hAnsi="Times New Roman"/>
        </w:rPr>
        <w:t xml:space="preserve"> pentru reducerea dimensionalit</w:t>
      </w:r>
      <w:r w:rsidR="007C11FA">
        <w:rPr>
          <w:rFonts w:ascii="Times New Roman" w:eastAsia="Times New Roman" w:hAnsi="Times New Roman"/>
        </w:rPr>
        <w:t>ăț</w:t>
      </w:r>
      <w:r>
        <w:rPr>
          <w:rFonts w:ascii="Times New Roman" w:eastAsia="Times New Roman" w:hAnsi="Times New Roman"/>
        </w:rPr>
        <w:t xml:space="preserve">ii </w:t>
      </w:r>
      <w:r w:rsidR="007C11FA">
        <w:rPr>
          <w:rFonts w:ascii="Times New Roman" w:eastAsia="Times New Roman" w:hAnsi="Times New Roman"/>
        </w:rPr>
        <w:t>ș</w:t>
      </w:r>
      <w:r>
        <w:rPr>
          <w:rFonts w:ascii="Times New Roman" w:eastAsia="Times New Roman" w:hAnsi="Times New Roman"/>
        </w:rPr>
        <w:t>i care transform</w:t>
      </w:r>
      <w:r w:rsidR="007C11FA">
        <w:rPr>
          <w:rFonts w:ascii="Times New Roman" w:eastAsia="Times New Roman" w:hAnsi="Times New Roman"/>
        </w:rPr>
        <w:t>ă</w:t>
      </w:r>
      <w:r>
        <w:rPr>
          <w:rFonts w:ascii="Times New Roman" w:eastAsia="Times New Roman" w:hAnsi="Times New Roman"/>
        </w:rPr>
        <w:t xml:space="preserve"> un set de variabile posibil corelate </w:t>
      </w:r>
      <w:r w:rsidR="007C11FA">
        <w:rPr>
          <w:rFonts w:ascii="Times New Roman" w:eastAsia="Times New Roman" w:hAnsi="Times New Roman"/>
        </w:rPr>
        <w:t>î</w:t>
      </w:r>
      <w:r>
        <w:rPr>
          <w:rFonts w:ascii="Times New Roman" w:eastAsia="Times New Roman" w:hAnsi="Times New Roman"/>
        </w:rPr>
        <w:t>ntr-un set de variabile noi care surprind succesiv varian</w:t>
      </w:r>
      <w:r w:rsidR="007C11FA">
        <w:rPr>
          <w:rFonts w:ascii="Times New Roman" w:eastAsia="Times New Roman" w:hAnsi="Times New Roman"/>
        </w:rPr>
        <w:t>ț</w:t>
      </w:r>
      <w:r>
        <w:rPr>
          <w:rFonts w:ascii="Times New Roman" w:eastAsia="Times New Roman" w:hAnsi="Times New Roman"/>
        </w:rPr>
        <w:t>a maxim</w:t>
      </w:r>
      <w:r w:rsidR="007C11FA">
        <w:rPr>
          <w:rFonts w:ascii="Times New Roman" w:eastAsia="Times New Roman" w:hAnsi="Times New Roman"/>
        </w:rPr>
        <w:t>ă</w:t>
      </w:r>
      <w:r>
        <w:rPr>
          <w:rFonts w:ascii="Times New Roman" w:eastAsia="Times New Roman" w:hAnsi="Times New Roman"/>
        </w:rPr>
        <w:t xml:space="preserve"> a datelor, numite componente principale. Prin intermediul criteriului Kaiser a fost determinat </w:t>
      </w:r>
      <w:r w:rsidR="000C1AA4">
        <w:rPr>
          <w:rFonts w:ascii="Times New Roman" w:eastAsia="Times New Roman" w:hAnsi="Times New Roman"/>
        </w:rPr>
        <w:t>num</w:t>
      </w:r>
      <w:r w:rsidR="007C11FA">
        <w:rPr>
          <w:rFonts w:ascii="Times New Roman" w:eastAsia="Times New Roman" w:hAnsi="Times New Roman"/>
        </w:rPr>
        <w:t>ă</w:t>
      </w:r>
      <w:r w:rsidR="000C1AA4">
        <w:rPr>
          <w:rFonts w:ascii="Times New Roman" w:eastAsia="Times New Roman" w:hAnsi="Times New Roman"/>
        </w:rPr>
        <w:t>rul de componente principale re</w:t>
      </w:r>
      <w:r w:rsidR="007C11FA">
        <w:rPr>
          <w:rFonts w:ascii="Times New Roman" w:eastAsia="Times New Roman" w:hAnsi="Times New Roman"/>
        </w:rPr>
        <w:t>ț</w:t>
      </w:r>
      <w:r w:rsidR="000C1AA4">
        <w:rPr>
          <w:rFonts w:ascii="Times New Roman" w:eastAsia="Times New Roman" w:hAnsi="Times New Roman"/>
        </w:rPr>
        <w:t xml:space="preserve">inute. </w:t>
      </w:r>
    </w:p>
    <w:p w14:paraId="312D1D6A" w14:textId="092A25CA" w:rsidR="000C1AA4" w:rsidRDefault="000C1AA4" w:rsidP="0006608E">
      <w:pPr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lastRenderedPageBreak/>
        <w:t>Interpretarea componentelor principale a fost realizat</w:t>
      </w:r>
      <w:r w:rsidR="007C11FA">
        <w:rPr>
          <w:rFonts w:ascii="Times New Roman" w:eastAsia="Times New Roman" w:hAnsi="Times New Roman"/>
        </w:rPr>
        <w:t>ă</w:t>
      </w:r>
      <w:r>
        <w:rPr>
          <w:rFonts w:ascii="Times New Roman" w:eastAsia="Times New Roman" w:hAnsi="Times New Roman"/>
        </w:rPr>
        <w:t xml:space="preserve"> pe baza cercului corela</w:t>
      </w:r>
      <w:r w:rsidR="007C11FA">
        <w:rPr>
          <w:rFonts w:ascii="Times New Roman" w:eastAsia="Times New Roman" w:hAnsi="Times New Roman"/>
        </w:rPr>
        <w:t>ț</w:t>
      </w:r>
      <w:r>
        <w:rPr>
          <w:rFonts w:ascii="Times New Roman" w:eastAsia="Times New Roman" w:hAnsi="Times New Roman"/>
        </w:rPr>
        <w:t>iilor. Rezultatele ACP</w:t>
      </w:r>
      <w:ins w:id="34" w:author="Administrator" w:date="2026-06-16T17:49:00Z">
        <w:r w:rsidR="00AA2EAB">
          <w:rPr>
            <w:rFonts w:ascii="Times New Roman" w:eastAsia="Times New Roman" w:hAnsi="Times New Roman"/>
          </w:rPr>
          <w:t xml:space="preserve"> (analiza componentelor principale)</w:t>
        </w:r>
      </w:ins>
      <w:r>
        <w:rPr>
          <w:rFonts w:ascii="Times New Roman" w:eastAsia="Times New Roman" w:hAnsi="Times New Roman"/>
        </w:rPr>
        <w:t xml:space="preserve"> au eviden</w:t>
      </w:r>
      <w:r w:rsidR="007C11FA">
        <w:rPr>
          <w:rFonts w:ascii="Times New Roman" w:eastAsia="Times New Roman" w:hAnsi="Times New Roman"/>
        </w:rPr>
        <w:t>ț</w:t>
      </w:r>
      <w:r>
        <w:rPr>
          <w:rFonts w:ascii="Times New Roman" w:eastAsia="Times New Roman" w:hAnsi="Times New Roman"/>
        </w:rPr>
        <w:t>iat faptul c</w:t>
      </w:r>
      <w:r w:rsidR="007C11FA">
        <w:rPr>
          <w:rFonts w:ascii="Times New Roman" w:eastAsia="Times New Roman" w:hAnsi="Times New Roman"/>
        </w:rPr>
        <w:t>ă</w:t>
      </w:r>
      <w:r>
        <w:rPr>
          <w:rFonts w:ascii="Times New Roman" w:eastAsia="Times New Roman" w:hAnsi="Times New Roman"/>
        </w:rPr>
        <w:t xml:space="preserve"> primele dou</w:t>
      </w:r>
      <w:r w:rsidR="007C11FA">
        <w:rPr>
          <w:rFonts w:ascii="Times New Roman" w:eastAsia="Times New Roman" w:hAnsi="Times New Roman"/>
        </w:rPr>
        <w:t>ă</w:t>
      </w:r>
      <w:r>
        <w:rPr>
          <w:rFonts w:ascii="Times New Roman" w:eastAsia="Times New Roman" w:hAnsi="Times New Roman"/>
        </w:rPr>
        <w:t xml:space="preserve"> componente principale explic</w:t>
      </w:r>
      <w:r w:rsidR="007C11FA">
        <w:rPr>
          <w:rFonts w:ascii="Times New Roman" w:eastAsia="Times New Roman" w:hAnsi="Times New Roman"/>
        </w:rPr>
        <w:t>ă</w:t>
      </w:r>
      <w:r>
        <w:rPr>
          <w:rFonts w:ascii="Times New Roman" w:eastAsia="Times New Roman" w:hAnsi="Times New Roman"/>
        </w:rPr>
        <w:t xml:space="preserve"> 70,1% din varian</w:t>
      </w:r>
      <w:r w:rsidR="007C11FA">
        <w:rPr>
          <w:rFonts w:ascii="Times New Roman" w:eastAsia="Times New Roman" w:hAnsi="Times New Roman"/>
        </w:rPr>
        <w:t>ț</w:t>
      </w:r>
      <w:r>
        <w:rPr>
          <w:rFonts w:ascii="Times New Roman" w:eastAsia="Times New Roman" w:hAnsi="Times New Roman"/>
        </w:rPr>
        <w:t>a total</w:t>
      </w:r>
      <w:r w:rsidR="007C11FA">
        <w:rPr>
          <w:rFonts w:ascii="Times New Roman" w:eastAsia="Times New Roman" w:hAnsi="Times New Roman"/>
        </w:rPr>
        <w:t>ă</w:t>
      </w:r>
      <w:r>
        <w:rPr>
          <w:rFonts w:ascii="Times New Roman" w:eastAsia="Times New Roman" w:hAnsi="Times New Roman"/>
        </w:rPr>
        <w:t xml:space="preserve"> a datelor. </w:t>
      </w:r>
    </w:p>
    <w:p w14:paraId="400ADF67" w14:textId="6EB83E1D" w:rsidR="000C1AA4" w:rsidRPr="00D01CA3" w:rsidRDefault="007C7964" w:rsidP="0006608E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Analiza cluster reprezint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, conform Everitt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.a</w:t>
      </w:r>
      <w:r w:rsidR="00EC702B">
        <w:rPr>
          <w:rFonts w:ascii="Times New Roman" w:hAnsi="Times New Roman"/>
        </w:rPr>
        <w:t>.</w:t>
      </w:r>
      <w:ins w:id="35" w:author="Administrator" w:date="2026-06-16T17:48:00Z">
        <w:r w:rsidR="00AA2EAB">
          <w:rPr>
            <w:rFonts w:ascii="Times New Roman" w:hAnsi="Times New Roman"/>
          </w:rPr>
          <w:t xml:space="preserve"> </w:t>
        </w:r>
      </w:ins>
      <w:r>
        <w:rPr>
          <w:rFonts w:ascii="Times New Roman" w:hAnsi="Times New Roman"/>
        </w:rPr>
        <w:t>(2011), un ansamblu de metode numerice de explorare a datelor, av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ca scop descoperirea unor grupuri de observa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ii omogene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cadrul unui set de date. Am aplicat analiza cluster pe scorurile primelor dou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componente principale pentru a identifica grupuri de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 xml:space="preserve">ri similare pe baza profilului economic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cibernetic al acestora. </w:t>
      </w:r>
    </w:p>
    <w:p w14:paraId="7CB74C8A" w14:textId="30F87D1E" w:rsidR="00FF762B" w:rsidRPr="00394F86" w:rsidRDefault="00394F86" w:rsidP="0006608E">
      <w:pPr>
        <w:jc w:val="both"/>
        <w:rPr>
          <w:rFonts w:ascii="Times New Roman" w:hAnsi="Times New Roman"/>
        </w:rPr>
      </w:pPr>
      <w:r w:rsidRPr="00394F86">
        <w:rPr>
          <w:rFonts w:ascii="Times New Roman" w:hAnsi="Times New Roman"/>
        </w:rPr>
        <w:t>A</w:t>
      </w:r>
      <w:r w:rsidR="007C11FA">
        <w:rPr>
          <w:rFonts w:ascii="Times New Roman" w:hAnsi="Times New Roman"/>
        </w:rPr>
        <w:t>ș</w:t>
      </w:r>
      <w:r w:rsidRPr="00394F86">
        <w:rPr>
          <w:rFonts w:ascii="Times New Roman" w:hAnsi="Times New Roman"/>
        </w:rPr>
        <w:t>a cum arat</w:t>
      </w:r>
      <w:r w:rsidR="007C11FA">
        <w:rPr>
          <w:rFonts w:ascii="Times New Roman" w:hAnsi="Times New Roman"/>
        </w:rPr>
        <w:t>ă</w:t>
      </w:r>
      <w:r w:rsidRPr="00394F86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 w:rsidRPr="00394F86">
        <w:rPr>
          <w:rFonts w:ascii="Times New Roman" w:hAnsi="Times New Roman"/>
        </w:rPr>
        <w:t xml:space="preserve">i Everitt </w:t>
      </w:r>
      <w:r w:rsidR="007C11FA">
        <w:rPr>
          <w:rFonts w:ascii="Times New Roman" w:hAnsi="Times New Roman"/>
        </w:rPr>
        <w:t>ș</w:t>
      </w:r>
      <w:r w:rsidRPr="00394F86">
        <w:rPr>
          <w:rFonts w:ascii="Times New Roman" w:hAnsi="Times New Roman"/>
        </w:rPr>
        <w:t>.a</w:t>
      </w:r>
      <w:r w:rsidR="00EC702B">
        <w:rPr>
          <w:rFonts w:ascii="Times New Roman" w:hAnsi="Times New Roman"/>
        </w:rPr>
        <w:t>.</w:t>
      </w:r>
      <w:ins w:id="36" w:author="Administrator" w:date="2026-06-16T17:49:00Z">
        <w:r w:rsidR="00AA2EAB">
          <w:rPr>
            <w:rFonts w:ascii="Times New Roman" w:hAnsi="Times New Roman"/>
          </w:rPr>
          <w:t xml:space="preserve"> </w:t>
        </w:r>
      </w:ins>
      <w:r w:rsidRPr="00394F86">
        <w:rPr>
          <w:rFonts w:ascii="Times New Roman" w:hAnsi="Times New Roman"/>
        </w:rPr>
        <w:t>(2011), clusterizarea ierarhic</w:t>
      </w:r>
      <w:r w:rsidR="007C11FA">
        <w:rPr>
          <w:rFonts w:ascii="Times New Roman" w:hAnsi="Times New Roman"/>
        </w:rPr>
        <w:t>ă</w:t>
      </w:r>
      <w:r w:rsidRPr="00394F86">
        <w:rPr>
          <w:rFonts w:ascii="Times New Roman" w:hAnsi="Times New Roman"/>
        </w:rPr>
        <w:t xml:space="preserve"> este o metod</w:t>
      </w:r>
      <w:r w:rsidR="007C11FA">
        <w:rPr>
          <w:rFonts w:ascii="Times New Roman" w:hAnsi="Times New Roman"/>
        </w:rPr>
        <w:t>ă</w:t>
      </w:r>
      <w:r w:rsidRPr="00394F86">
        <w:rPr>
          <w:rFonts w:ascii="Times New Roman" w:hAnsi="Times New Roman"/>
        </w:rPr>
        <w:t xml:space="preserve"> care porne</w:t>
      </w:r>
      <w:r w:rsidR="007C11FA">
        <w:rPr>
          <w:rFonts w:ascii="Times New Roman" w:hAnsi="Times New Roman"/>
        </w:rPr>
        <w:t>ș</w:t>
      </w:r>
      <w:r w:rsidRPr="00394F86">
        <w:rPr>
          <w:rFonts w:ascii="Times New Roman" w:hAnsi="Times New Roman"/>
        </w:rPr>
        <w:t>te prin a considera fiecare observa</w:t>
      </w:r>
      <w:r w:rsidR="007C11FA">
        <w:rPr>
          <w:rFonts w:ascii="Times New Roman" w:hAnsi="Times New Roman"/>
        </w:rPr>
        <w:t>ț</w:t>
      </w:r>
      <w:r w:rsidRPr="00394F86">
        <w:rPr>
          <w:rFonts w:ascii="Times New Roman" w:hAnsi="Times New Roman"/>
        </w:rPr>
        <w:t xml:space="preserve">ie drept un grup separat </w:t>
      </w:r>
      <w:r w:rsidR="007C11FA">
        <w:rPr>
          <w:rFonts w:ascii="Times New Roman" w:hAnsi="Times New Roman"/>
        </w:rPr>
        <w:t>ș</w:t>
      </w:r>
      <w:r w:rsidRPr="00394F86">
        <w:rPr>
          <w:rFonts w:ascii="Times New Roman" w:hAnsi="Times New Roman"/>
        </w:rPr>
        <w:t>i, la fiecare pas, une</w:t>
      </w:r>
      <w:r w:rsidR="007C11FA">
        <w:rPr>
          <w:rFonts w:ascii="Times New Roman" w:hAnsi="Times New Roman"/>
        </w:rPr>
        <w:t>ș</w:t>
      </w:r>
      <w:r w:rsidRPr="00394F86">
        <w:rPr>
          <w:rFonts w:ascii="Times New Roman" w:hAnsi="Times New Roman"/>
        </w:rPr>
        <w:t>te cele dou</w:t>
      </w:r>
      <w:r w:rsidR="007C11FA">
        <w:rPr>
          <w:rFonts w:ascii="Times New Roman" w:hAnsi="Times New Roman"/>
        </w:rPr>
        <w:t>ă</w:t>
      </w:r>
      <w:r w:rsidRPr="00394F86">
        <w:rPr>
          <w:rFonts w:ascii="Times New Roman" w:hAnsi="Times New Roman"/>
        </w:rPr>
        <w:t xml:space="preserve"> grupuri aflate la cea mai mic</w:t>
      </w:r>
      <w:r w:rsidR="007C11FA">
        <w:rPr>
          <w:rFonts w:ascii="Times New Roman" w:hAnsi="Times New Roman"/>
        </w:rPr>
        <w:t>ă</w:t>
      </w:r>
      <w:r w:rsidRPr="00394F86">
        <w:rPr>
          <w:rFonts w:ascii="Times New Roman" w:hAnsi="Times New Roman"/>
        </w:rPr>
        <w:t xml:space="preserve"> distan</w:t>
      </w:r>
      <w:r w:rsidR="007C11FA">
        <w:rPr>
          <w:rFonts w:ascii="Times New Roman" w:hAnsi="Times New Roman"/>
        </w:rPr>
        <w:t>ță</w:t>
      </w:r>
      <w:r w:rsidRPr="00394F86">
        <w:rPr>
          <w:rFonts w:ascii="Times New Roman" w:hAnsi="Times New Roman"/>
        </w:rPr>
        <w:t xml:space="preserve"> p</w:t>
      </w:r>
      <w:r w:rsidR="007C11FA">
        <w:rPr>
          <w:rFonts w:ascii="Times New Roman" w:hAnsi="Times New Roman"/>
        </w:rPr>
        <w:t>â</w:t>
      </w:r>
      <w:r w:rsidRPr="00394F86">
        <w:rPr>
          <w:rFonts w:ascii="Times New Roman" w:hAnsi="Times New Roman"/>
        </w:rPr>
        <w:t>n</w:t>
      </w:r>
      <w:r w:rsidR="007C11FA">
        <w:rPr>
          <w:rFonts w:ascii="Times New Roman" w:hAnsi="Times New Roman"/>
        </w:rPr>
        <w:t>ă</w:t>
      </w:r>
      <w:r w:rsidRPr="00394F86">
        <w:rPr>
          <w:rFonts w:ascii="Times New Roman" w:hAnsi="Times New Roman"/>
        </w:rPr>
        <w:t xml:space="preserve"> c</w:t>
      </w:r>
      <w:r w:rsidR="007C11FA">
        <w:rPr>
          <w:rFonts w:ascii="Times New Roman" w:hAnsi="Times New Roman"/>
        </w:rPr>
        <w:t>â</w:t>
      </w:r>
      <w:r w:rsidRPr="00394F86">
        <w:rPr>
          <w:rFonts w:ascii="Times New Roman" w:hAnsi="Times New Roman"/>
        </w:rPr>
        <w:t>nd toate observa</w:t>
      </w:r>
      <w:r w:rsidR="007C11FA">
        <w:rPr>
          <w:rFonts w:ascii="Times New Roman" w:hAnsi="Times New Roman"/>
        </w:rPr>
        <w:t>ț</w:t>
      </w:r>
      <w:r w:rsidRPr="00394F86">
        <w:rPr>
          <w:rFonts w:ascii="Times New Roman" w:hAnsi="Times New Roman"/>
        </w:rPr>
        <w:t xml:space="preserve">iile ajung </w:t>
      </w:r>
      <w:r w:rsidR="007C11FA">
        <w:rPr>
          <w:rFonts w:ascii="Times New Roman" w:hAnsi="Times New Roman"/>
        </w:rPr>
        <w:t>î</w:t>
      </w:r>
      <w:r w:rsidRPr="00394F86">
        <w:rPr>
          <w:rFonts w:ascii="Times New Roman" w:hAnsi="Times New Roman"/>
        </w:rPr>
        <w:t xml:space="preserve">ntr-un singur grup. </w:t>
      </w:r>
    </w:p>
    <w:p w14:paraId="33F0FB2F" w14:textId="06AD3B7C" w:rsidR="00394F86" w:rsidRPr="002169AB" w:rsidRDefault="00394F86" w:rsidP="0006608E">
      <w:pPr>
        <w:jc w:val="both"/>
        <w:rPr>
          <w:rFonts w:ascii="Times New Roman" w:hAnsi="Times New Roman"/>
          <w:lang w:val="it-IT"/>
        </w:rPr>
      </w:pPr>
      <w:r w:rsidRPr="00394F86">
        <w:rPr>
          <w:rFonts w:ascii="Times New Roman" w:hAnsi="Times New Roman"/>
        </w:rPr>
        <w:t xml:space="preserve">Am ales metoda Ward deoarece a produs grupuri compacte, omogene </w:t>
      </w:r>
      <w:r w:rsidR="007C11FA">
        <w:rPr>
          <w:rFonts w:ascii="Times New Roman" w:hAnsi="Times New Roman"/>
        </w:rPr>
        <w:t>ș</w:t>
      </w:r>
      <w:r w:rsidRPr="00394F86">
        <w:rPr>
          <w:rFonts w:ascii="Times New Roman" w:hAnsi="Times New Roman"/>
        </w:rPr>
        <w:t>i de dimensiuni aptopiate. Dup</w:t>
      </w:r>
      <w:r w:rsidR="007C11FA">
        <w:rPr>
          <w:rFonts w:ascii="Times New Roman" w:hAnsi="Times New Roman"/>
        </w:rPr>
        <w:t>ă</w:t>
      </w:r>
      <w:r w:rsidRPr="00394F86">
        <w:rPr>
          <w:rFonts w:ascii="Times New Roman" w:hAnsi="Times New Roman"/>
        </w:rPr>
        <w:t xml:space="preserve"> cum precizeaz</w:t>
      </w:r>
      <w:r w:rsidR="007C11FA">
        <w:rPr>
          <w:rFonts w:ascii="Times New Roman" w:hAnsi="Times New Roman"/>
        </w:rPr>
        <w:t>ă</w:t>
      </w:r>
      <w:r w:rsidRPr="00394F86">
        <w:rPr>
          <w:rFonts w:ascii="Times New Roman" w:hAnsi="Times New Roman"/>
        </w:rPr>
        <w:t xml:space="preserve"> Everitt </w:t>
      </w:r>
      <w:r w:rsidR="007C11FA">
        <w:rPr>
          <w:rFonts w:ascii="Times New Roman" w:hAnsi="Times New Roman"/>
        </w:rPr>
        <w:t>ș</w:t>
      </w:r>
      <w:r w:rsidRPr="00394F86">
        <w:rPr>
          <w:rFonts w:ascii="Times New Roman" w:hAnsi="Times New Roman"/>
        </w:rPr>
        <w:t>.a</w:t>
      </w:r>
      <w:r w:rsidR="00EC702B">
        <w:rPr>
          <w:rFonts w:ascii="Times New Roman" w:hAnsi="Times New Roman"/>
        </w:rPr>
        <w:t>.</w:t>
      </w:r>
      <w:ins w:id="37" w:author="Administrator" w:date="2026-06-16T17:49:00Z">
        <w:r w:rsidR="00AA2EAB">
          <w:rPr>
            <w:rFonts w:ascii="Times New Roman" w:hAnsi="Times New Roman"/>
          </w:rPr>
          <w:t xml:space="preserve"> </w:t>
        </w:r>
      </w:ins>
      <w:r w:rsidRPr="00394F86">
        <w:rPr>
          <w:rFonts w:ascii="Times New Roman" w:hAnsi="Times New Roman"/>
        </w:rPr>
        <w:t>(2011), metoda Ward p</w:t>
      </w:r>
      <w:r w:rsidR="007C11FA">
        <w:rPr>
          <w:rFonts w:ascii="Times New Roman" w:hAnsi="Times New Roman"/>
        </w:rPr>
        <w:t>ă</w:t>
      </w:r>
      <w:r w:rsidRPr="00394F86">
        <w:rPr>
          <w:rFonts w:ascii="Times New Roman" w:hAnsi="Times New Roman"/>
        </w:rPr>
        <w:t>streaz</w:t>
      </w:r>
      <w:r w:rsidR="007C11FA">
        <w:rPr>
          <w:rFonts w:ascii="Times New Roman" w:hAnsi="Times New Roman"/>
        </w:rPr>
        <w:t>ă</w:t>
      </w:r>
      <w:r w:rsidRPr="00394F86">
        <w:rPr>
          <w:rFonts w:ascii="Times New Roman" w:hAnsi="Times New Roman"/>
        </w:rPr>
        <w:t xml:space="preserve"> clusterele c</w:t>
      </w:r>
      <w:r w:rsidR="007C11FA">
        <w:rPr>
          <w:rFonts w:ascii="Times New Roman" w:hAnsi="Times New Roman"/>
        </w:rPr>
        <w:t>â</w:t>
      </w:r>
      <w:r w:rsidRPr="00394F86">
        <w:rPr>
          <w:rFonts w:ascii="Times New Roman" w:hAnsi="Times New Roman"/>
        </w:rPr>
        <w:t>t mai omogene deoarece une</w:t>
      </w:r>
      <w:r w:rsidR="007C11FA">
        <w:rPr>
          <w:rFonts w:ascii="Times New Roman" w:hAnsi="Times New Roman"/>
        </w:rPr>
        <w:t>ș</w:t>
      </w:r>
      <w:r w:rsidRPr="00394F86">
        <w:rPr>
          <w:rFonts w:ascii="Times New Roman" w:hAnsi="Times New Roman"/>
        </w:rPr>
        <w:t>te la foecare pas acele dou</w:t>
      </w:r>
      <w:r w:rsidR="007C11FA">
        <w:rPr>
          <w:rFonts w:ascii="Times New Roman" w:hAnsi="Times New Roman"/>
        </w:rPr>
        <w:t>ă</w:t>
      </w:r>
      <w:r w:rsidRPr="00394F86">
        <w:rPr>
          <w:rFonts w:ascii="Times New Roman" w:hAnsi="Times New Roman"/>
        </w:rPr>
        <w:t xml:space="preserve"> grupuri care duc la cea mai mic</w:t>
      </w:r>
      <w:r w:rsidR="007C11FA">
        <w:rPr>
          <w:rFonts w:ascii="Times New Roman" w:hAnsi="Times New Roman"/>
        </w:rPr>
        <w:t>ă</w:t>
      </w:r>
      <w:r w:rsidRPr="00394F86">
        <w:rPr>
          <w:rFonts w:ascii="Times New Roman" w:hAnsi="Times New Roman"/>
        </w:rPr>
        <w:t xml:space="preserve"> cre</w:t>
      </w:r>
      <w:r w:rsidR="007C11FA">
        <w:rPr>
          <w:rFonts w:ascii="Times New Roman" w:hAnsi="Times New Roman"/>
        </w:rPr>
        <w:t>ș</w:t>
      </w:r>
      <w:r w:rsidRPr="00394F86">
        <w:rPr>
          <w:rFonts w:ascii="Times New Roman" w:hAnsi="Times New Roman"/>
        </w:rPr>
        <w:t>tere a varian</w:t>
      </w:r>
      <w:r w:rsidR="007C11FA">
        <w:rPr>
          <w:rFonts w:ascii="Times New Roman" w:hAnsi="Times New Roman"/>
        </w:rPr>
        <w:t>ț</w:t>
      </w:r>
      <w:r w:rsidRPr="00394F86">
        <w:rPr>
          <w:rFonts w:ascii="Times New Roman" w:hAnsi="Times New Roman"/>
        </w:rPr>
        <w:t>ei din interiorul grupurilor.</w:t>
      </w:r>
      <w:r>
        <w:rPr>
          <w:rFonts w:ascii="Times New Roman" w:hAnsi="Times New Roman"/>
        </w:rPr>
        <w:t xml:space="preserve"> Criteriul de fuzionare folosit de metoda Ward este dat de rela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</w:t>
      </w:r>
      <w:r w:rsidRPr="002169AB">
        <w:rPr>
          <w:rFonts w:ascii="Times New Roman" w:hAnsi="Times New Roman"/>
          <w:lang w:val="it-IT"/>
        </w:rPr>
        <w:t>:</w:t>
      </w:r>
    </w:p>
    <w:p w14:paraId="7117B728" w14:textId="1AEC1650" w:rsidR="00CB7A02" w:rsidRPr="002169AB" w:rsidRDefault="00394F86" w:rsidP="00DF60C2">
      <w:pPr>
        <w:jc w:val="center"/>
        <w:rPr>
          <w:rFonts w:ascii="Times New Roman" w:hAnsi="Times New Roman"/>
          <w:lang w:val="it-IT"/>
        </w:rPr>
      </w:pPr>
      <m:oMath>
        <m:r>
          <w:rPr>
            <w:rFonts w:ascii="Cambria Math" w:hAnsi="Cambria Math"/>
            <w:lang w:val="en-US"/>
          </w:rPr>
          <m:t>Δ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  <w:lang w:val="it-IT"/>
              </w:rPr>
              <m:t>,</m:t>
            </m:r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w:rPr>
            <w:rFonts w:ascii="Cambria Math" w:hAnsi="Cambria Math"/>
            <w:lang w:val="it-IT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Σ</m:t>
            </m:r>
            <m:r>
              <w:rPr>
                <w:rFonts w:ascii="Cambria Math" w:hAnsi="Cambria Math"/>
                <w:lang w:val="it-IT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it-IT"/>
              </w:rPr>
              <m:t>-</m:t>
            </m:r>
            <m:r>
              <w:rPr>
                <w:rFonts w:ascii="Cambria Math" w:hAnsi="Cambria Math"/>
                <w:lang w:val="en-US"/>
              </w:rPr>
              <m:t>mA</m:t>
            </m:r>
            <m:r>
              <w:rPr>
                <w:rFonts w:ascii="Cambria Math" w:hAnsi="Cambria Math"/>
                <w:lang w:val="it-IT"/>
              </w:rPr>
              <m:t>∪</m:t>
            </m:r>
            <m:r>
              <w:rPr>
                <w:rFonts w:ascii="Cambria Math" w:hAnsi="Cambria Math"/>
                <w:lang w:val="en-US"/>
              </w:rPr>
              <m:t>B</m:t>
            </m:r>
            <m:r>
              <w:rPr>
                <w:rFonts w:ascii="Cambria Math" w:hAnsi="Cambria Math"/>
                <w:lang w:val="it-IT"/>
              </w:rPr>
              <m:t>|</m:t>
            </m:r>
          </m:e>
          <m:sup>
            <m:r>
              <w:rPr>
                <w:rFonts w:ascii="Cambria Math" w:hAnsi="Cambria Math"/>
                <w:lang w:val="it-IT"/>
              </w:rPr>
              <m:t>2</m:t>
            </m:r>
          </m:sup>
        </m:sSup>
        <m:r>
          <w:rPr>
            <w:rFonts w:ascii="Cambria Math" w:hAnsi="Cambria Math"/>
            <w:lang w:val="it-IT"/>
          </w:rPr>
          <m:t>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Σ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it-IT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mA</m:t>
                </m:r>
              </m:e>
            </m:d>
          </m:e>
          <m:sup>
            <m:r>
              <w:rPr>
                <w:rFonts w:ascii="Cambria Math" w:hAnsi="Cambria Math"/>
                <w:lang w:val="it-IT"/>
              </w:rPr>
              <m:t>2</m:t>
            </m:r>
          </m:sup>
        </m:sSup>
        <m:r>
          <w:rPr>
            <w:rFonts w:ascii="Cambria Math" w:hAnsi="Cambria Math"/>
            <w:lang w:val="it-IT"/>
          </w:rPr>
          <m:t>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Σ</m:t>
            </m:r>
            <m:r>
              <w:rPr>
                <w:rFonts w:ascii="Cambria Math" w:hAnsi="Cambria Math"/>
                <w:lang w:val="it-IT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it-IT"/>
              </w:rPr>
              <m:t>-</m:t>
            </m:r>
            <m:r>
              <w:rPr>
                <w:rFonts w:ascii="Cambria Math" w:hAnsi="Cambria Math"/>
                <w:lang w:val="en-US"/>
              </w:rPr>
              <m:t>mB</m:t>
            </m:r>
            <m:r>
              <w:rPr>
                <w:rFonts w:ascii="Cambria Math" w:hAnsi="Cambria Math"/>
                <w:lang w:val="it-IT"/>
              </w:rPr>
              <m:t>|</m:t>
            </m:r>
          </m:e>
          <m:sup>
            <m:r>
              <w:rPr>
                <w:rFonts w:ascii="Cambria Math" w:hAnsi="Cambria Math"/>
                <w:lang w:val="it-IT"/>
              </w:rPr>
              <m:t>2</m:t>
            </m:r>
          </m:sup>
        </m:sSup>
      </m:oMath>
      <w:r w:rsidR="00DF60C2" w:rsidRPr="002169AB">
        <w:rPr>
          <w:rFonts w:ascii="Times New Roman" w:hAnsi="Times New Roman"/>
          <w:lang w:val="it-IT"/>
        </w:rPr>
        <w:t xml:space="preserve">     </w:t>
      </w:r>
      <w:ins w:id="38" w:author="Administrator" w:date="2026-06-16T17:49:00Z">
        <w:r w:rsidR="00AA2EAB">
          <w:rPr>
            <w:rFonts w:ascii="Times New Roman" w:hAnsi="Times New Roman"/>
            <w:lang w:val="it-IT"/>
          </w:rPr>
          <w:tab/>
        </w:r>
        <w:r w:rsidR="00AA2EAB">
          <w:rPr>
            <w:rFonts w:ascii="Times New Roman" w:hAnsi="Times New Roman"/>
            <w:lang w:val="it-IT"/>
          </w:rPr>
          <w:tab/>
        </w:r>
      </w:ins>
      <w:r w:rsidR="00C24CE2">
        <w:rPr>
          <w:rFonts w:ascii="Times New Roman" w:hAnsi="Times New Roman"/>
          <w:lang w:val="it-IT"/>
        </w:rPr>
        <w:t xml:space="preserve">                </w:t>
      </w:r>
      <w:del w:id="39" w:author="Administrator" w:date="2026-06-16T17:49:00Z">
        <w:r w:rsidR="00DF60C2" w:rsidRPr="002169AB" w:rsidDel="00AA2EAB">
          <w:rPr>
            <w:rFonts w:ascii="Times New Roman" w:hAnsi="Times New Roman"/>
            <w:i/>
            <w:iCs/>
            <w:lang w:val="it-IT"/>
          </w:rPr>
          <w:delText>Formula 2.3</w:delText>
        </w:r>
      </w:del>
      <w:ins w:id="40" w:author="Administrator" w:date="2026-06-16T17:49:00Z">
        <w:r w:rsidR="00AA2EAB">
          <w:rPr>
            <w:rFonts w:ascii="Times New Roman" w:hAnsi="Times New Roman"/>
            <w:i/>
            <w:iCs/>
            <w:lang w:val="it-IT"/>
          </w:rPr>
          <w:t>(2.3)</w:t>
        </w:r>
      </w:ins>
    </w:p>
    <w:p w14:paraId="046D111C" w14:textId="00491084" w:rsidR="009D2E0D" w:rsidRPr="002169AB" w:rsidRDefault="00EA7463" w:rsidP="0006608E">
      <w:pPr>
        <w:jc w:val="both"/>
        <w:rPr>
          <w:rFonts w:ascii="Times New Roman" w:hAnsi="Times New Roman"/>
          <w:lang w:val="it-IT"/>
        </w:rPr>
      </w:pPr>
      <w:r>
        <w:rPr>
          <w:rFonts w:ascii="Times New Roman" w:hAnsi="Times New Roman"/>
        </w:rPr>
        <w:t>Calitatea solu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iei cluster a fost evaluat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prin intermediul graficului Silhouette. Acesta este folosit pentru a verifica c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 xml:space="preserve">t de bine sunt formate clusterele.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 xml:space="preserve">n cadrul acestei analize au fost extrase </w:t>
      </w:r>
      <w:r w:rsidR="0098548C">
        <w:rPr>
          <w:rFonts w:ascii="Times New Roman" w:hAnsi="Times New Roman"/>
        </w:rPr>
        <w:t>trei clustere, iar graficul Silhouette a fost utilizat pentru a evalua c</w:t>
      </w:r>
      <w:r w:rsidR="007C11FA">
        <w:rPr>
          <w:rFonts w:ascii="Times New Roman" w:hAnsi="Times New Roman"/>
        </w:rPr>
        <w:t>â</w:t>
      </w:r>
      <w:r w:rsidR="0098548C">
        <w:rPr>
          <w:rFonts w:ascii="Times New Roman" w:hAnsi="Times New Roman"/>
        </w:rPr>
        <w:t>t de bine se potrive</w:t>
      </w:r>
      <w:r w:rsidR="007C11FA">
        <w:rPr>
          <w:rFonts w:ascii="Times New Roman" w:hAnsi="Times New Roman"/>
        </w:rPr>
        <w:t>ș</w:t>
      </w:r>
      <w:r w:rsidR="0098548C">
        <w:rPr>
          <w:rFonts w:ascii="Times New Roman" w:hAnsi="Times New Roman"/>
        </w:rPr>
        <w:t xml:space="preserve">te fiecare </w:t>
      </w:r>
      <w:r w:rsidR="007C11FA">
        <w:rPr>
          <w:rFonts w:ascii="Times New Roman" w:hAnsi="Times New Roman"/>
        </w:rPr>
        <w:t>ț</w:t>
      </w:r>
      <w:r w:rsidR="0098548C">
        <w:rPr>
          <w:rFonts w:ascii="Times New Roman" w:hAnsi="Times New Roman"/>
        </w:rPr>
        <w:t>ar</w:t>
      </w:r>
      <w:r w:rsidR="007C11FA">
        <w:rPr>
          <w:rFonts w:ascii="Times New Roman" w:hAnsi="Times New Roman"/>
        </w:rPr>
        <w:t>ă</w:t>
      </w:r>
      <w:r w:rsidR="0098548C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="0098548C">
        <w:rPr>
          <w:rFonts w:ascii="Times New Roman" w:hAnsi="Times New Roman"/>
        </w:rPr>
        <w:t xml:space="preserve">n grupul din care face parte. </w:t>
      </w:r>
      <w:r w:rsidR="009736F5">
        <w:rPr>
          <w:rFonts w:ascii="Times New Roman" w:hAnsi="Times New Roman"/>
        </w:rPr>
        <w:t>Rousseeuw(1987), arat</w:t>
      </w:r>
      <w:r w:rsidR="007C11FA">
        <w:rPr>
          <w:rFonts w:ascii="Times New Roman" w:hAnsi="Times New Roman"/>
        </w:rPr>
        <w:t>ă</w:t>
      </w:r>
      <w:r w:rsidR="009736F5">
        <w:rPr>
          <w:rFonts w:ascii="Times New Roman" w:hAnsi="Times New Roman"/>
        </w:rPr>
        <w:t xml:space="preserve"> c</w:t>
      </w:r>
      <w:r w:rsidR="007C11FA">
        <w:rPr>
          <w:rFonts w:ascii="Times New Roman" w:hAnsi="Times New Roman"/>
        </w:rPr>
        <w:t>ă</w:t>
      </w:r>
      <w:r w:rsidR="009736F5">
        <w:rPr>
          <w:rFonts w:ascii="Times New Roman" w:hAnsi="Times New Roman"/>
        </w:rPr>
        <w:t xml:space="preserve"> indicele silhouette se calculeaz</w:t>
      </w:r>
      <w:r w:rsidR="007C11FA">
        <w:rPr>
          <w:rFonts w:ascii="Times New Roman" w:hAnsi="Times New Roman"/>
        </w:rPr>
        <w:t>ă</w:t>
      </w:r>
      <w:r w:rsidR="009736F5">
        <w:rPr>
          <w:rFonts w:ascii="Times New Roman" w:hAnsi="Times New Roman"/>
        </w:rPr>
        <w:t xml:space="preserve"> dup</w:t>
      </w:r>
      <w:r w:rsidR="007C11FA">
        <w:rPr>
          <w:rFonts w:ascii="Times New Roman" w:hAnsi="Times New Roman"/>
        </w:rPr>
        <w:t>ă</w:t>
      </w:r>
      <w:r w:rsidR="009736F5">
        <w:rPr>
          <w:rFonts w:ascii="Times New Roman" w:hAnsi="Times New Roman"/>
        </w:rPr>
        <w:t xml:space="preserve"> formula</w:t>
      </w:r>
      <w:r w:rsidR="009736F5" w:rsidRPr="002169AB">
        <w:rPr>
          <w:rFonts w:ascii="Times New Roman" w:hAnsi="Times New Roman"/>
          <w:lang w:val="it-IT"/>
        </w:rPr>
        <w:t>:</w:t>
      </w:r>
    </w:p>
    <w:p w14:paraId="7ADE8CBC" w14:textId="1767002B" w:rsidR="009736F5" w:rsidRPr="002169AB" w:rsidRDefault="00C24CE2" w:rsidP="00DF60C2">
      <w:pPr>
        <w:jc w:val="center"/>
        <w:rPr>
          <w:rFonts w:ascii="Times New Roman" w:hAnsi="Times New Roman"/>
          <w:i/>
          <w:iCs/>
          <w:lang w:val="it-IT"/>
        </w:rPr>
      </w:pPr>
      <w:r>
        <w:rPr>
          <w:rFonts w:ascii="Times New Roman" w:hAnsi="Times New Roman"/>
          <w:lang w:val="en-US"/>
        </w:rPr>
        <w:t xml:space="preserve">                </w:t>
      </w:r>
      <m:oMath>
        <m:r>
          <w:rPr>
            <w:rFonts w:ascii="Cambria Math" w:hAnsi="Cambria Math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i</m:t>
            </m:r>
          </m:e>
        </m:d>
        <m:r>
          <w:rPr>
            <w:rFonts w:ascii="Cambria Math" w:hAnsi="Cambria Math"/>
            <w:lang w:val="it-IT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it-IT"/>
              </w:rPr>
              <m:t>[</m:t>
            </m:r>
            <m:r>
              <w:rPr>
                <w:rFonts w:ascii="Cambria Math" w:hAnsi="Cambria Math"/>
                <w:lang w:val="en-US"/>
              </w:rPr>
              <m:t>b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</m:d>
            <m:r>
              <w:rPr>
                <w:rFonts w:ascii="Cambria Math" w:hAnsi="Cambria Math"/>
                <w:lang w:val="it-IT"/>
              </w:rPr>
              <m:t>-</m:t>
            </m:r>
            <m:r>
              <w:rPr>
                <w:rFonts w:ascii="Cambria Math" w:hAnsi="Cambria Math"/>
                <w:lang w:val="en-US"/>
              </w:rPr>
              <m:t>a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</m:d>
            <m:r>
              <w:rPr>
                <w:rFonts w:ascii="Cambria Math" w:hAnsi="Cambria Math"/>
                <w:lang w:val="it-IT"/>
              </w:rPr>
              <m:t>]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it-IT"/>
              </w:rPr>
              <m:t>max⁡</m:t>
            </m:r>
            <m:r>
              <w:rPr>
                <w:rFonts w:ascii="Cambria Math" w:hAnsi="Cambria Math"/>
                <w:lang w:val="it-IT"/>
              </w:rPr>
              <m:t>{</m:t>
            </m:r>
            <m:r>
              <w:rPr>
                <w:rFonts w:ascii="Cambria Math" w:hAnsi="Cambria Math"/>
                <w:lang w:val="en-US"/>
              </w:rPr>
              <m:t>a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</m:d>
            <m:r>
              <w:rPr>
                <w:rFonts w:ascii="Cambria Math" w:hAnsi="Cambria Math"/>
                <w:lang w:val="it-IT"/>
              </w:rPr>
              <m:t>,</m:t>
            </m:r>
            <m:r>
              <w:rPr>
                <w:rFonts w:ascii="Cambria Math" w:hAnsi="Cambria Math"/>
                <w:lang w:val="en-US"/>
              </w:rPr>
              <m:t>b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</m:d>
            <m:r>
              <w:rPr>
                <w:rFonts w:ascii="Cambria Math" w:hAnsi="Cambria Math"/>
                <w:lang w:val="it-IT"/>
              </w:rPr>
              <m:t>}</m:t>
            </m:r>
          </m:den>
        </m:f>
      </m:oMath>
      <w:r w:rsidR="00DF60C2" w:rsidRPr="002169AB">
        <w:rPr>
          <w:rFonts w:ascii="Times New Roman" w:hAnsi="Times New Roman"/>
          <w:lang w:val="it-IT"/>
        </w:rPr>
        <w:t xml:space="preserve">          </w:t>
      </w:r>
      <w:ins w:id="41" w:author="Administrator" w:date="2026-06-16T17:49:00Z">
        <w:r w:rsidR="00AA2EAB">
          <w:rPr>
            <w:rFonts w:ascii="Times New Roman" w:hAnsi="Times New Roman"/>
            <w:lang w:val="it-IT"/>
          </w:rPr>
          <w:tab/>
        </w:r>
        <w:r w:rsidR="00AA2EAB">
          <w:rPr>
            <w:rFonts w:ascii="Times New Roman" w:hAnsi="Times New Roman"/>
            <w:lang w:val="it-IT"/>
          </w:rPr>
          <w:tab/>
        </w:r>
      </w:ins>
      <w:r>
        <w:rPr>
          <w:rFonts w:ascii="Times New Roman" w:hAnsi="Times New Roman"/>
          <w:lang w:val="it-IT"/>
        </w:rPr>
        <w:t xml:space="preserve">                                                                </w:t>
      </w:r>
      <w:del w:id="42" w:author="Administrator" w:date="2026-06-16T17:49:00Z">
        <w:r w:rsidR="00DF60C2" w:rsidRPr="002169AB" w:rsidDel="00AA2EAB">
          <w:rPr>
            <w:rFonts w:ascii="Times New Roman" w:hAnsi="Times New Roman"/>
            <w:i/>
            <w:iCs/>
            <w:lang w:val="it-IT"/>
          </w:rPr>
          <w:delText>Formula 2.4</w:delText>
        </w:r>
      </w:del>
      <w:ins w:id="43" w:author="Administrator" w:date="2026-06-16T17:49:00Z">
        <w:r w:rsidR="00AA2EAB">
          <w:rPr>
            <w:rFonts w:ascii="Times New Roman" w:hAnsi="Times New Roman"/>
            <w:i/>
            <w:iCs/>
            <w:lang w:val="it-IT"/>
          </w:rPr>
          <w:t>(2.4)</w:t>
        </w:r>
      </w:ins>
    </w:p>
    <w:p w14:paraId="6F25095C" w14:textId="64703494" w:rsidR="009736F5" w:rsidRDefault="009736F5" w:rsidP="0006608E">
      <w:pPr>
        <w:jc w:val="both"/>
        <w:rPr>
          <w:rFonts w:ascii="Times New Roman" w:hAnsi="Times New Roman"/>
        </w:rPr>
      </w:pPr>
      <w:r w:rsidRPr="002169AB">
        <w:rPr>
          <w:rFonts w:ascii="Times New Roman" w:hAnsi="Times New Roman"/>
          <w:lang w:val="it-IT"/>
        </w:rPr>
        <w:t>Conform lui Rousseeuw(1987), a(i) arat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t de aproape este o observa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ie de celelate observa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ii din acela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grup, iar b(i) arat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t de aproape este de cel mai apropiat vecin.</w:t>
      </w:r>
    </w:p>
    <w:p w14:paraId="285DDE28" w14:textId="77777777" w:rsidR="009736F5" w:rsidRPr="009736F5" w:rsidRDefault="009736F5" w:rsidP="0006608E">
      <w:pPr>
        <w:jc w:val="both"/>
        <w:rPr>
          <w:rFonts w:ascii="Times New Roman" w:hAnsi="Times New Roman"/>
        </w:rPr>
      </w:pPr>
    </w:p>
    <w:p w14:paraId="3B6ECC87" w14:textId="77777777" w:rsidR="0098548C" w:rsidRPr="009D2E0D" w:rsidRDefault="0098548C" w:rsidP="0006608E">
      <w:pPr>
        <w:jc w:val="both"/>
        <w:rPr>
          <w:rFonts w:ascii="Times New Roman" w:hAnsi="Times New Roman"/>
        </w:rPr>
      </w:pPr>
    </w:p>
    <w:p w14:paraId="40FED9C8" w14:textId="77777777" w:rsidR="009D2E0D" w:rsidRPr="009D2E0D" w:rsidRDefault="009D2E0D">
      <w:pPr>
        <w:rPr>
          <w:rFonts w:ascii="Times New Roman" w:eastAsia="Times New Roman" w:hAnsi="Times New Roman"/>
          <w:sz w:val="40"/>
          <w:szCs w:val="40"/>
        </w:rPr>
      </w:pPr>
      <w:r w:rsidRPr="009D2E0D">
        <w:rPr>
          <w:rFonts w:ascii="Times New Roman" w:hAnsi="Times New Roman"/>
        </w:rPr>
        <w:br w:type="page"/>
      </w:r>
    </w:p>
    <w:p w14:paraId="24B01D32" w14:textId="67FCCDBD" w:rsidR="009D2E0D" w:rsidRDefault="002169AB" w:rsidP="009D2E0D">
      <w:pPr>
        <w:pStyle w:val="Heading1"/>
        <w:spacing w:line="240" w:lineRule="auto"/>
        <w:jc w:val="center"/>
        <w:rPr>
          <w:rFonts w:ascii="Times New Roman" w:hAnsi="Times New Roman"/>
          <w:color w:val="auto"/>
        </w:rPr>
      </w:pPr>
      <w:bookmarkStart w:id="44" w:name="_Toc231638694"/>
      <w:r w:rsidRPr="00DF1AF9">
        <w:rPr>
          <w:rFonts w:ascii="Times New Roman" w:hAnsi="Times New Roman"/>
          <w:color w:val="auto"/>
        </w:rPr>
        <w:lastRenderedPageBreak/>
        <w:t xml:space="preserve">Capitolul </w:t>
      </w:r>
      <w:ins w:id="45" w:author="Administrator" w:date="2026-06-16T17:49:00Z">
        <w:r w:rsidR="00AA2EAB">
          <w:rPr>
            <w:rFonts w:ascii="Times New Roman" w:hAnsi="Times New Roman"/>
            <w:color w:val="auto"/>
          </w:rPr>
          <w:t>3</w:t>
        </w:r>
      </w:ins>
      <w:del w:id="46" w:author="Administrator" w:date="2026-06-16T17:49:00Z">
        <w:r w:rsidRPr="00DF1AF9" w:rsidDel="00AA2EAB">
          <w:rPr>
            <w:rFonts w:ascii="Times New Roman" w:hAnsi="Times New Roman"/>
            <w:color w:val="auto"/>
          </w:rPr>
          <w:delText>3.</w:delText>
        </w:r>
        <w:bookmarkEnd w:id="44"/>
        <w:r w:rsidRPr="00DF1AF9" w:rsidDel="00AA2EAB">
          <w:rPr>
            <w:rFonts w:ascii="Times New Roman" w:hAnsi="Times New Roman"/>
            <w:color w:val="auto"/>
          </w:rPr>
          <w:delText xml:space="preserve"> </w:delText>
        </w:r>
      </w:del>
    </w:p>
    <w:p w14:paraId="7E8B13F6" w14:textId="33141681" w:rsidR="00496FD1" w:rsidRPr="00DF1AF9" w:rsidRDefault="002169AB" w:rsidP="009D2E0D">
      <w:pPr>
        <w:pStyle w:val="Heading1"/>
        <w:spacing w:line="240" w:lineRule="auto"/>
        <w:jc w:val="center"/>
        <w:rPr>
          <w:rFonts w:ascii="Times New Roman" w:hAnsi="Times New Roman"/>
          <w:color w:val="auto"/>
        </w:rPr>
      </w:pPr>
      <w:r w:rsidRPr="00DF1AF9">
        <w:rPr>
          <w:rFonts w:ascii="Times New Roman" w:hAnsi="Times New Roman"/>
          <w:color w:val="auto"/>
        </w:rPr>
        <w:t xml:space="preserve"> </w:t>
      </w:r>
      <w:bookmarkStart w:id="47" w:name="_Toc231638695"/>
      <w:r w:rsidRPr="00DF1AF9">
        <w:rPr>
          <w:rFonts w:ascii="Times New Roman" w:hAnsi="Times New Roman"/>
          <w:color w:val="auto"/>
        </w:rPr>
        <w:t>Studiu privind impactul economic al atacurilor cibernetice</w:t>
      </w:r>
      <w:bookmarkEnd w:id="47"/>
    </w:p>
    <w:p w14:paraId="3889CD43" w14:textId="77777777" w:rsidR="00496FD1" w:rsidRPr="00DF1AF9" w:rsidRDefault="00496FD1">
      <w:pPr>
        <w:jc w:val="center"/>
        <w:rPr>
          <w:rFonts w:ascii="Times New Roman" w:hAnsi="Times New Roman"/>
        </w:rPr>
      </w:pPr>
    </w:p>
    <w:p w14:paraId="199457C9" w14:textId="77777777" w:rsidR="00496FD1" w:rsidRPr="00DF1AF9" w:rsidRDefault="00496FD1">
      <w:pPr>
        <w:rPr>
          <w:rFonts w:ascii="Times New Roman" w:hAnsi="Times New Roman"/>
        </w:rPr>
      </w:pPr>
    </w:p>
    <w:p w14:paraId="6AF888B1" w14:textId="77777777" w:rsidR="00496FD1" w:rsidRPr="00DF1AF9" w:rsidRDefault="002169AB" w:rsidP="00C24CE2">
      <w:pPr>
        <w:pStyle w:val="Heading2"/>
        <w:jc w:val="both"/>
        <w:rPr>
          <w:rFonts w:ascii="Times New Roman" w:hAnsi="Times New Roman"/>
          <w:color w:val="auto"/>
        </w:rPr>
      </w:pPr>
      <w:bookmarkStart w:id="48" w:name="_Toc231638696"/>
      <w:r w:rsidRPr="00DF1AF9">
        <w:rPr>
          <w:rFonts w:ascii="Times New Roman" w:hAnsi="Times New Roman"/>
          <w:color w:val="auto"/>
        </w:rPr>
        <w:t>3.1 Descrierea datelor</w:t>
      </w:r>
      <w:bookmarkEnd w:id="48"/>
    </w:p>
    <w:p w14:paraId="5BA0E3DD" w14:textId="6A40DBCA" w:rsidR="00496FD1" w:rsidRDefault="007C11FA" w:rsidP="00C24CE2">
      <w:pPr>
        <w:jc w:val="both"/>
        <w:rPr>
          <w:ins w:id="49" w:author="Daniela" w:date="2026-06-16T21:38:00Z" w16du:dateUtc="2026-06-16T18:38:00Z"/>
          <w:rFonts w:ascii="Times New Roman" w:hAnsi="Times New Roman"/>
        </w:rPr>
      </w:pPr>
      <w:r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 xml:space="preserve">n acest capitol voi analiza impactul economic pe care atacurile cibernetice le au la nivel global </w:t>
      </w:r>
      <w:r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 xml:space="preserve">i principalele caracteristici ale acestora. Studiul are </w:t>
      </w:r>
      <w:r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vedere prezentarea rela</w:t>
      </w:r>
      <w:r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 xml:space="preserve">iei dintre factorii economici </w:t>
      </w:r>
      <w:r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tehnici care au un rol important asupra pierderilor financiare provocate de incidentele de securitate cibernetic</w:t>
      </w:r>
      <w:r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.  De asemenea, urm</w:t>
      </w:r>
      <w:r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resc s</w:t>
      </w:r>
      <w:r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aflu dac</w:t>
      </w:r>
      <w:r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efectele atacurilor cibernetice se reduc sau se amplific</w:t>
      </w:r>
      <w:r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func</w:t>
      </w:r>
      <w:r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ie de nivelul de digitalizare sau de dezvoltarea economic</w:t>
      </w:r>
      <w:r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a unei </w:t>
      </w:r>
      <w:r>
        <w:rPr>
          <w:rFonts w:ascii="Times New Roman" w:hAnsi="Times New Roman"/>
        </w:rPr>
        <w:t>ță</w:t>
      </w:r>
      <w:r w:rsidRPr="00DF1AF9">
        <w:rPr>
          <w:rFonts w:ascii="Times New Roman" w:hAnsi="Times New Roman"/>
        </w:rPr>
        <w:t>ri.</w:t>
      </w:r>
    </w:p>
    <w:p w14:paraId="41B4EEDE" w14:textId="77777777" w:rsidR="00197FF5" w:rsidRPr="00DF1AF9" w:rsidRDefault="00197FF5" w:rsidP="00C24CE2">
      <w:pPr>
        <w:jc w:val="both"/>
        <w:rPr>
          <w:rFonts w:ascii="Times New Roman" w:hAnsi="Times New Roman"/>
        </w:rPr>
      </w:pPr>
    </w:p>
    <w:p w14:paraId="46526EF9" w14:textId="77777777" w:rsidR="00496FD1" w:rsidRPr="00DF1AF9" w:rsidRDefault="002169AB" w:rsidP="00C24CE2">
      <w:pPr>
        <w:pStyle w:val="Heading3"/>
        <w:jc w:val="both"/>
        <w:rPr>
          <w:rFonts w:ascii="Times New Roman" w:hAnsi="Times New Roman"/>
          <w:color w:val="auto"/>
        </w:rPr>
      </w:pPr>
      <w:bookmarkStart w:id="50" w:name="_Toc231638697"/>
      <w:r w:rsidRPr="00DF1AF9">
        <w:rPr>
          <w:rFonts w:ascii="Times New Roman" w:hAnsi="Times New Roman"/>
          <w:color w:val="auto"/>
        </w:rPr>
        <w:t>3.1.1 Sursele de date</w:t>
      </w:r>
      <w:bookmarkEnd w:id="50"/>
    </w:p>
    <w:p w14:paraId="6378308E" w14:textId="508BFC4A" w:rsidR="00496FD1" w:rsidRPr="00DF1AF9" w:rsidRDefault="002169AB" w:rsidP="00C24CE2">
      <w:pPr>
        <w:jc w:val="both"/>
      </w:pPr>
      <w:r w:rsidRPr="00DF1AF9">
        <w:rPr>
          <w:rFonts w:ascii="Times New Roman" w:hAnsi="Times New Roman"/>
        </w:rPr>
        <w:t>Analiza realizat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pentru aceast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lucrare porne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te de la un set de date care con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ine indicatori despre incidentele de securitate cibernetic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la nivel global, pentru perioada cuprins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 xml:space="preserve">ntre anii 2015-2024. Setul de date privind atacurile cibernetice a fost colectat de pe platforma Kaggle, iar indicatorii macroeconomici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de digitalizare au fost prelua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 folosind World Bank. Datele folosite pentru aceast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analiz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con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in aproximativ 3000 de observa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ii. Fiecare dintre aceste observa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ii din set con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ine informa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ii despre un incident de securitate cibernetic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care s-a petrecut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ntr-o anumit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ar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,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 xml:space="preserve">ntr-un anumit an. </w:t>
      </w:r>
    </w:p>
    <w:p w14:paraId="14EB9938" w14:textId="43E0D5E6" w:rsidR="00496FD1" w:rsidRDefault="00496FD1" w:rsidP="00232561">
      <w:pPr>
        <w:jc w:val="both"/>
        <w:rPr>
          <w:rFonts w:ascii="Times New Roman" w:hAnsi="Times New Roman"/>
        </w:rPr>
      </w:pPr>
    </w:p>
    <w:p w14:paraId="38DC3621" w14:textId="77777777" w:rsidR="00232561" w:rsidRDefault="00232561" w:rsidP="00232561">
      <w:pPr>
        <w:jc w:val="both"/>
        <w:rPr>
          <w:rFonts w:ascii="Times New Roman" w:hAnsi="Times New Roman"/>
        </w:rPr>
      </w:pPr>
    </w:p>
    <w:p w14:paraId="1BD2B6C4" w14:textId="77777777" w:rsidR="00232561" w:rsidRDefault="00232561" w:rsidP="00232561">
      <w:pPr>
        <w:jc w:val="both"/>
        <w:rPr>
          <w:rFonts w:ascii="Times New Roman" w:hAnsi="Times New Roman"/>
        </w:rPr>
      </w:pPr>
    </w:p>
    <w:p w14:paraId="0EED3461" w14:textId="77777777" w:rsidR="00232561" w:rsidRDefault="00232561" w:rsidP="00C24CE2">
      <w:pPr>
        <w:jc w:val="both"/>
        <w:rPr>
          <w:rFonts w:ascii="Times New Roman" w:hAnsi="Times New Roman"/>
        </w:rPr>
      </w:pPr>
    </w:p>
    <w:tbl>
      <w:tblPr>
        <w:tblStyle w:val="TableGrid"/>
        <w:tblpPr w:leftFromText="180" w:rightFromText="180" w:vertAnchor="page" w:horzAnchor="margin" w:tblpXSpec="center" w:tblpY="349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232561" w14:paraId="2108CB9D" w14:textId="77777777" w:rsidTr="00232561">
        <w:tc>
          <w:tcPr>
            <w:tcW w:w="3116" w:type="dxa"/>
            <w:tcBorders>
              <w:bottom w:val="single" w:sz="4" w:space="0" w:color="auto"/>
            </w:tcBorders>
          </w:tcPr>
          <w:p w14:paraId="33BAF510" w14:textId="77777777" w:rsidR="00232561" w:rsidRPr="000976B5" w:rsidRDefault="00232561">
            <w:pPr>
              <w:ind w:firstLine="0"/>
              <w:jc w:val="center"/>
              <w:rPr>
                <w:rFonts w:ascii="Times New Roman" w:hAnsi="Times New Roman"/>
                <w:b/>
                <w:bCs/>
                <w:rPrChange w:id="51" w:author="Daniela" w:date="2026-06-17T08:38:00Z" w16du:dateUtc="2026-06-17T05:38:00Z">
                  <w:rPr/>
                </w:rPrChange>
              </w:rPr>
              <w:pPrChange w:id="52" w:author="Daniela" w:date="2026-06-17T08:38:00Z" w16du:dateUtc="2026-06-17T05:38:00Z">
                <w:pPr>
                  <w:ind w:firstLine="0"/>
                  <w:jc w:val="both"/>
                </w:pPr>
              </w:pPrChange>
            </w:pPr>
            <w:r w:rsidRPr="000976B5">
              <w:rPr>
                <w:rFonts w:ascii="Times New Roman" w:hAnsi="Times New Roman"/>
                <w:b/>
                <w:bCs/>
                <w:rPrChange w:id="53" w:author="Daniela" w:date="2026-06-17T08:38:00Z" w16du:dateUtc="2026-06-17T05:38:00Z">
                  <w:rPr/>
                </w:rPrChange>
              </w:rPr>
              <w:lastRenderedPageBreak/>
              <w:t>DENUMIRE INDICATOR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2658357D" w14:textId="77777777" w:rsidR="00232561" w:rsidRPr="000976B5" w:rsidRDefault="00232561">
            <w:pPr>
              <w:ind w:firstLine="0"/>
              <w:jc w:val="center"/>
              <w:rPr>
                <w:rFonts w:ascii="Times New Roman" w:hAnsi="Times New Roman"/>
                <w:b/>
                <w:bCs/>
                <w:rPrChange w:id="54" w:author="Daniela" w:date="2026-06-17T08:38:00Z" w16du:dateUtc="2026-06-17T05:38:00Z">
                  <w:rPr/>
                </w:rPrChange>
              </w:rPr>
              <w:pPrChange w:id="55" w:author="Daniela" w:date="2026-06-17T08:38:00Z" w16du:dateUtc="2026-06-17T05:38:00Z">
                <w:pPr>
                  <w:ind w:firstLine="0"/>
                  <w:jc w:val="both"/>
                </w:pPr>
              </w:pPrChange>
            </w:pPr>
            <w:r w:rsidRPr="000976B5">
              <w:rPr>
                <w:rFonts w:ascii="Times New Roman" w:hAnsi="Times New Roman"/>
                <w:b/>
                <w:bCs/>
                <w:rPrChange w:id="56" w:author="Daniela" w:date="2026-06-17T08:38:00Z" w16du:dateUtc="2026-06-17T05:38:00Z">
                  <w:rPr/>
                </w:rPrChange>
              </w:rPr>
              <w:t>ROLUL ÎN STUDIU</w:t>
            </w:r>
          </w:p>
        </w:tc>
      </w:tr>
      <w:tr w:rsidR="00232561" w14:paraId="2526EE0F" w14:textId="77777777" w:rsidTr="00232561">
        <w:tc>
          <w:tcPr>
            <w:tcW w:w="3116" w:type="dxa"/>
            <w:tcBorders>
              <w:right w:val="nil"/>
            </w:tcBorders>
          </w:tcPr>
          <w:p w14:paraId="6977F949" w14:textId="77777777" w:rsidR="00232561" w:rsidRPr="00693E65" w:rsidRDefault="00232561" w:rsidP="00232561">
            <w:pPr>
              <w:ind w:firstLine="0"/>
              <w:jc w:val="center"/>
              <w:rPr>
                <w:rFonts w:ascii="Times New Roman" w:hAnsi="Times New Roman"/>
                <w:b/>
                <w:bCs/>
                <w:i/>
                <w:iCs/>
              </w:rPr>
            </w:pPr>
            <w:r w:rsidRPr="00693E65">
              <w:rPr>
                <w:rFonts w:ascii="Times New Roman" w:hAnsi="Times New Roman"/>
                <w:b/>
                <w:bCs/>
                <w:i/>
                <w:iCs/>
              </w:rPr>
              <w:t xml:space="preserve">                              Variabile </w:t>
            </w:r>
          </w:p>
        </w:tc>
        <w:tc>
          <w:tcPr>
            <w:tcW w:w="3117" w:type="dxa"/>
            <w:tcBorders>
              <w:left w:val="nil"/>
              <w:right w:val="single" w:sz="4" w:space="0" w:color="auto"/>
            </w:tcBorders>
          </w:tcPr>
          <w:p w14:paraId="3AA348A6" w14:textId="77777777" w:rsidR="00232561" w:rsidRPr="00693E65" w:rsidRDefault="00232561" w:rsidP="00232561">
            <w:pPr>
              <w:ind w:firstLine="0"/>
              <w:rPr>
                <w:rFonts w:ascii="Times New Roman" w:hAnsi="Times New Roman"/>
                <w:b/>
                <w:bCs/>
                <w:i/>
                <w:iCs/>
              </w:rPr>
            </w:pPr>
            <w:r w:rsidRPr="00693E65">
              <w:rPr>
                <w:rFonts w:ascii="Times New Roman" w:hAnsi="Times New Roman"/>
                <w:b/>
                <w:bCs/>
                <w:i/>
                <w:iCs/>
              </w:rPr>
              <w:t>numerice</w:t>
            </w:r>
          </w:p>
        </w:tc>
      </w:tr>
      <w:tr w:rsidR="00232561" w14:paraId="1D815E91" w14:textId="77777777" w:rsidTr="00232561">
        <w:tc>
          <w:tcPr>
            <w:tcW w:w="3116" w:type="dxa"/>
          </w:tcPr>
          <w:p w14:paraId="6187828C" w14:textId="77777777" w:rsidR="00232561" w:rsidRPr="000976B5" w:rsidRDefault="00232561">
            <w:pPr>
              <w:ind w:firstLine="0"/>
              <w:jc w:val="center"/>
              <w:rPr>
                <w:rFonts w:ascii="Times New Roman" w:hAnsi="Times New Roman"/>
                <w:rPrChange w:id="57" w:author="Daniela" w:date="2026-06-17T08:38:00Z" w16du:dateUtc="2026-06-17T05:38:00Z">
                  <w:rPr/>
                </w:rPrChange>
              </w:rPr>
              <w:pPrChange w:id="58" w:author="Daniela" w:date="2026-06-17T08:38:00Z" w16du:dateUtc="2026-06-17T05:38:00Z">
                <w:pPr>
                  <w:ind w:firstLine="0"/>
                  <w:jc w:val="both"/>
                </w:pPr>
              </w:pPrChange>
            </w:pPr>
            <w:r w:rsidRPr="000976B5">
              <w:rPr>
                <w:rFonts w:ascii="Times New Roman" w:hAnsi="Times New Roman"/>
                <w:rPrChange w:id="59" w:author="Daniela" w:date="2026-06-17T08:38:00Z" w16du:dateUtc="2026-06-17T05:38:00Z">
                  <w:rPr/>
                </w:rPrChange>
              </w:rPr>
              <w:t>Pierderi financiare totale</w:t>
            </w:r>
          </w:p>
        </w:tc>
        <w:tc>
          <w:tcPr>
            <w:tcW w:w="3117" w:type="dxa"/>
          </w:tcPr>
          <w:p w14:paraId="26A8318B" w14:textId="77777777" w:rsidR="00232561" w:rsidRPr="000976B5" w:rsidRDefault="00232561">
            <w:pPr>
              <w:ind w:firstLine="0"/>
              <w:jc w:val="center"/>
              <w:rPr>
                <w:rFonts w:ascii="Times New Roman" w:hAnsi="Times New Roman"/>
                <w:rPrChange w:id="60" w:author="Daniela" w:date="2026-06-17T08:38:00Z" w16du:dateUtc="2026-06-17T05:38:00Z">
                  <w:rPr/>
                </w:rPrChange>
              </w:rPr>
              <w:pPrChange w:id="61" w:author="Daniela" w:date="2026-06-17T08:38:00Z" w16du:dateUtc="2026-06-17T05:38:00Z">
                <w:pPr>
                  <w:ind w:firstLine="0"/>
                  <w:jc w:val="both"/>
                </w:pPr>
              </w:pPrChange>
            </w:pPr>
            <w:ins w:id="62" w:author="Daniela" w:date="2026-06-17T08:35:00Z" w16du:dateUtc="2026-06-17T05:35:00Z">
              <w:r w:rsidRPr="000976B5">
                <w:rPr>
                  <w:rFonts w:ascii="Times New Roman" w:hAnsi="Times New Roman"/>
                  <w:rPrChange w:id="63" w:author="Daniela" w:date="2026-06-17T08:38:00Z" w16du:dateUtc="2026-06-17T05:38:00Z">
                    <w:rPr/>
                  </w:rPrChange>
                </w:rPr>
                <w:t xml:space="preserve">Variabilă dependentă </w:t>
              </w:r>
            </w:ins>
          </w:p>
        </w:tc>
      </w:tr>
      <w:tr w:rsidR="00232561" w14:paraId="4F79866B" w14:textId="77777777" w:rsidTr="00232561">
        <w:tc>
          <w:tcPr>
            <w:tcW w:w="3116" w:type="dxa"/>
          </w:tcPr>
          <w:p w14:paraId="07159594" w14:textId="77777777" w:rsidR="00232561" w:rsidRPr="000976B5" w:rsidRDefault="00232561">
            <w:pPr>
              <w:ind w:firstLine="0"/>
              <w:jc w:val="center"/>
              <w:rPr>
                <w:rFonts w:ascii="Times New Roman" w:hAnsi="Times New Roman"/>
                <w:rPrChange w:id="64" w:author="Daniela" w:date="2026-06-17T08:38:00Z" w16du:dateUtc="2026-06-17T05:38:00Z">
                  <w:rPr/>
                </w:rPrChange>
              </w:rPr>
              <w:pPrChange w:id="65" w:author="Daniela" w:date="2026-06-17T08:38:00Z" w16du:dateUtc="2026-06-17T05:38:00Z">
                <w:pPr>
                  <w:ind w:firstLine="0"/>
                  <w:jc w:val="both"/>
                </w:pPr>
              </w:pPrChange>
            </w:pPr>
            <w:r w:rsidRPr="000976B5">
              <w:rPr>
                <w:rFonts w:ascii="Times New Roman" w:hAnsi="Times New Roman"/>
                <w:rPrChange w:id="66" w:author="Daniela" w:date="2026-06-17T08:38:00Z" w16du:dateUtc="2026-06-17T05:38:00Z">
                  <w:rPr/>
                </w:rPrChange>
              </w:rPr>
              <w:t>Numărul de incidente cibernetice</w:t>
            </w:r>
          </w:p>
        </w:tc>
        <w:tc>
          <w:tcPr>
            <w:tcW w:w="3117" w:type="dxa"/>
          </w:tcPr>
          <w:p w14:paraId="62180B62" w14:textId="77777777" w:rsidR="00232561" w:rsidRPr="000976B5" w:rsidRDefault="00232561">
            <w:pPr>
              <w:ind w:firstLine="0"/>
              <w:jc w:val="center"/>
              <w:rPr>
                <w:rFonts w:ascii="Times New Roman" w:hAnsi="Times New Roman"/>
                <w:rPrChange w:id="67" w:author="Daniela" w:date="2026-06-17T08:38:00Z" w16du:dateUtc="2026-06-17T05:38:00Z">
                  <w:rPr/>
                </w:rPrChange>
              </w:rPr>
              <w:pPrChange w:id="68" w:author="Daniela" w:date="2026-06-17T08:38:00Z" w16du:dateUtc="2026-06-17T05:38:00Z">
                <w:pPr>
                  <w:ind w:firstLine="0"/>
                  <w:jc w:val="both"/>
                </w:pPr>
              </w:pPrChange>
            </w:pPr>
            <w:ins w:id="69" w:author="Daniela" w:date="2026-06-17T08:35:00Z" w16du:dateUtc="2026-06-17T05:35:00Z">
              <w:r w:rsidRPr="000976B5">
                <w:rPr>
                  <w:rFonts w:ascii="Times New Roman" w:hAnsi="Times New Roman"/>
                  <w:rPrChange w:id="70" w:author="Daniela" w:date="2026-06-17T08:38:00Z" w16du:dateUtc="2026-06-17T05:38:00Z">
                    <w:rPr/>
                  </w:rPrChange>
                </w:rPr>
                <w:t>Variabilă</w:t>
              </w:r>
            </w:ins>
            <w:ins w:id="71" w:author="Daniela" w:date="2026-06-17T08:36:00Z" w16du:dateUtc="2026-06-17T05:36:00Z">
              <w:r w:rsidRPr="000976B5">
                <w:rPr>
                  <w:rFonts w:ascii="Times New Roman" w:hAnsi="Times New Roman"/>
                  <w:rPrChange w:id="72" w:author="Daniela" w:date="2026-06-17T08:38:00Z" w16du:dateUtc="2026-06-17T05:38:00Z">
                    <w:rPr/>
                  </w:rPrChange>
                </w:rPr>
                <w:t xml:space="preserve"> </w:t>
              </w:r>
            </w:ins>
            <w:ins w:id="73" w:author="Daniela" w:date="2026-06-17T08:35:00Z" w16du:dateUtc="2026-06-17T05:35:00Z">
              <w:r w:rsidRPr="000976B5">
                <w:rPr>
                  <w:rFonts w:ascii="Times New Roman" w:hAnsi="Times New Roman"/>
                  <w:rPrChange w:id="74" w:author="Daniela" w:date="2026-06-17T08:38:00Z" w16du:dateUtc="2026-06-17T05:38:00Z">
                    <w:rPr/>
                  </w:rPrChange>
                </w:rPr>
                <w:t>explicativă</w:t>
              </w:r>
            </w:ins>
            <w:ins w:id="75" w:author="Daniela" w:date="2026-06-17T08:36:00Z" w16du:dateUtc="2026-06-17T05:36:00Z">
              <w:r w:rsidRPr="000976B5">
                <w:rPr>
                  <w:rFonts w:ascii="Times New Roman" w:hAnsi="Times New Roman"/>
                  <w:rPrChange w:id="76" w:author="Daniela" w:date="2026-06-17T08:38:00Z" w16du:dateUtc="2026-06-17T05:38:00Z">
                    <w:rPr/>
                  </w:rPrChange>
                </w:rPr>
                <w:t xml:space="preserve"> (independentă)</w:t>
              </w:r>
            </w:ins>
          </w:p>
        </w:tc>
      </w:tr>
      <w:tr w:rsidR="00232561" w14:paraId="3E3BB855" w14:textId="77777777" w:rsidTr="00232561">
        <w:tc>
          <w:tcPr>
            <w:tcW w:w="3116" w:type="dxa"/>
          </w:tcPr>
          <w:p w14:paraId="04268C38" w14:textId="77777777" w:rsidR="00232561" w:rsidRPr="000976B5" w:rsidRDefault="00232561">
            <w:pPr>
              <w:ind w:firstLine="0"/>
              <w:jc w:val="center"/>
              <w:rPr>
                <w:rFonts w:ascii="Times New Roman" w:hAnsi="Times New Roman"/>
                <w:rPrChange w:id="77" w:author="Daniela" w:date="2026-06-17T08:38:00Z" w16du:dateUtc="2026-06-17T05:38:00Z">
                  <w:rPr/>
                </w:rPrChange>
              </w:rPr>
              <w:pPrChange w:id="78" w:author="Daniela" w:date="2026-06-17T08:38:00Z" w16du:dateUtc="2026-06-17T05:38:00Z">
                <w:pPr>
                  <w:ind w:firstLine="0"/>
                  <w:jc w:val="both"/>
                </w:pPr>
              </w:pPrChange>
            </w:pPr>
            <w:r w:rsidRPr="000976B5">
              <w:rPr>
                <w:rFonts w:ascii="Times New Roman" w:hAnsi="Times New Roman"/>
                <w:rPrChange w:id="79" w:author="Daniela" w:date="2026-06-17T08:38:00Z" w16du:dateUtc="2026-06-17T05:38:00Z">
                  <w:rPr/>
                </w:rPrChange>
              </w:rPr>
              <w:t>Timpul mediu de rezolvare a incidentelor</w:t>
            </w:r>
          </w:p>
        </w:tc>
        <w:tc>
          <w:tcPr>
            <w:tcW w:w="3117" w:type="dxa"/>
          </w:tcPr>
          <w:p w14:paraId="55DDEF8C" w14:textId="77777777" w:rsidR="00232561" w:rsidRPr="000976B5" w:rsidRDefault="00232561">
            <w:pPr>
              <w:ind w:firstLine="0"/>
              <w:jc w:val="center"/>
              <w:rPr>
                <w:rFonts w:ascii="Times New Roman" w:hAnsi="Times New Roman"/>
                <w:rPrChange w:id="80" w:author="Daniela" w:date="2026-06-17T08:38:00Z" w16du:dateUtc="2026-06-17T05:38:00Z">
                  <w:rPr/>
                </w:rPrChange>
              </w:rPr>
              <w:pPrChange w:id="81" w:author="Daniela" w:date="2026-06-17T08:38:00Z" w16du:dateUtc="2026-06-17T05:38:00Z">
                <w:pPr>
                  <w:ind w:firstLine="0"/>
                  <w:jc w:val="both"/>
                </w:pPr>
              </w:pPrChange>
            </w:pPr>
            <w:ins w:id="82" w:author="Daniela" w:date="2026-06-17T08:36:00Z" w16du:dateUtc="2026-06-17T05:36:00Z">
              <w:r w:rsidRPr="000976B5">
                <w:rPr>
                  <w:rFonts w:ascii="Times New Roman" w:hAnsi="Times New Roman"/>
                  <w:rPrChange w:id="83" w:author="Daniela" w:date="2026-06-17T08:38:00Z" w16du:dateUtc="2026-06-17T05:38:00Z">
                    <w:rPr/>
                  </w:rPrChange>
                </w:rPr>
                <w:t>Variabilă explicativă (independentă)</w:t>
              </w:r>
            </w:ins>
          </w:p>
        </w:tc>
      </w:tr>
      <w:tr w:rsidR="00232561" w14:paraId="2111E71D" w14:textId="77777777" w:rsidTr="00232561">
        <w:tc>
          <w:tcPr>
            <w:tcW w:w="3116" w:type="dxa"/>
          </w:tcPr>
          <w:p w14:paraId="141B72FE" w14:textId="77777777" w:rsidR="00232561" w:rsidRPr="000976B5" w:rsidRDefault="00232561">
            <w:pPr>
              <w:ind w:firstLine="0"/>
              <w:jc w:val="center"/>
              <w:rPr>
                <w:rFonts w:ascii="Times New Roman" w:hAnsi="Times New Roman"/>
                <w:rPrChange w:id="84" w:author="Daniela" w:date="2026-06-17T08:38:00Z" w16du:dateUtc="2026-06-17T05:38:00Z">
                  <w:rPr/>
                </w:rPrChange>
              </w:rPr>
              <w:pPrChange w:id="85" w:author="Daniela" w:date="2026-06-17T08:38:00Z" w16du:dateUtc="2026-06-17T05:38:00Z">
                <w:pPr>
                  <w:ind w:firstLine="0"/>
                  <w:jc w:val="both"/>
                </w:pPr>
              </w:pPrChange>
            </w:pPr>
            <w:r w:rsidRPr="000976B5">
              <w:rPr>
                <w:rFonts w:ascii="Times New Roman" w:hAnsi="Times New Roman"/>
                <w:rPrChange w:id="86" w:author="Daniela" w:date="2026-06-17T08:38:00Z" w16du:dateUtc="2026-06-17T05:38:00Z">
                  <w:rPr/>
                </w:rPrChange>
              </w:rPr>
              <w:t>PIB per capita</w:t>
            </w:r>
          </w:p>
        </w:tc>
        <w:tc>
          <w:tcPr>
            <w:tcW w:w="3117" w:type="dxa"/>
          </w:tcPr>
          <w:p w14:paraId="7C173324" w14:textId="77777777" w:rsidR="00232561" w:rsidRPr="000976B5" w:rsidRDefault="00232561">
            <w:pPr>
              <w:ind w:firstLine="0"/>
              <w:jc w:val="center"/>
              <w:rPr>
                <w:rFonts w:ascii="Times New Roman" w:hAnsi="Times New Roman"/>
                <w:rPrChange w:id="87" w:author="Daniela" w:date="2026-06-17T08:38:00Z" w16du:dateUtc="2026-06-17T05:38:00Z">
                  <w:rPr/>
                </w:rPrChange>
              </w:rPr>
              <w:pPrChange w:id="88" w:author="Daniela" w:date="2026-06-17T08:38:00Z" w16du:dateUtc="2026-06-17T05:38:00Z">
                <w:pPr>
                  <w:ind w:firstLine="0"/>
                  <w:jc w:val="both"/>
                </w:pPr>
              </w:pPrChange>
            </w:pPr>
            <w:ins w:id="89" w:author="Daniela" w:date="2026-06-17T08:36:00Z" w16du:dateUtc="2026-06-17T05:36:00Z">
              <w:r w:rsidRPr="000976B5">
                <w:rPr>
                  <w:rFonts w:ascii="Times New Roman" w:hAnsi="Times New Roman"/>
                  <w:rPrChange w:id="90" w:author="Daniela" w:date="2026-06-17T08:38:00Z" w16du:dateUtc="2026-06-17T05:38:00Z">
                    <w:rPr/>
                  </w:rPrChange>
                </w:rPr>
                <w:t>Variabilă explicativă (independentă)</w:t>
              </w:r>
            </w:ins>
          </w:p>
        </w:tc>
      </w:tr>
      <w:tr w:rsidR="00232561" w14:paraId="14724ECD" w14:textId="77777777" w:rsidTr="00232561">
        <w:tc>
          <w:tcPr>
            <w:tcW w:w="3116" w:type="dxa"/>
          </w:tcPr>
          <w:p w14:paraId="46DC00E7" w14:textId="77777777" w:rsidR="00232561" w:rsidRPr="000976B5" w:rsidRDefault="00232561">
            <w:pPr>
              <w:ind w:firstLine="0"/>
              <w:jc w:val="center"/>
              <w:rPr>
                <w:rFonts w:ascii="Times New Roman" w:hAnsi="Times New Roman"/>
                <w:rPrChange w:id="91" w:author="Daniela" w:date="2026-06-17T08:38:00Z" w16du:dateUtc="2026-06-17T05:38:00Z">
                  <w:rPr/>
                </w:rPrChange>
              </w:rPr>
              <w:pPrChange w:id="92" w:author="Daniela" w:date="2026-06-17T08:38:00Z" w16du:dateUtc="2026-06-17T05:38:00Z">
                <w:pPr>
                  <w:ind w:firstLine="0"/>
                  <w:jc w:val="both"/>
                </w:pPr>
              </w:pPrChange>
            </w:pPr>
            <w:r w:rsidRPr="000976B5">
              <w:rPr>
                <w:rFonts w:ascii="Times New Roman" w:hAnsi="Times New Roman"/>
                <w:rPrChange w:id="93" w:author="Daniela" w:date="2026-06-17T08:38:00Z" w16du:dateUtc="2026-06-17T05:38:00Z">
                  <w:rPr/>
                </w:rPrChange>
              </w:rPr>
              <w:t>Procentul utilizatorilor de internet</w:t>
            </w:r>
          </w:p>
        </w:tc>
        <w:tc>
          <w:tcPr>
            <w:tcW w:w="3117" w:type="dxa"/>
          </w:tcPr>
          <w:p w14:paraId="011B6EB2" w14:textId="77777777" w:rsidR="00232561" w:rsidRPr="000976B5" w:rsidRDefault="00232561">
            <w:pPr>
              <w:ind w:firstLine="0"/>
              <w:jc w:val="center"/>
              <w:rPr>
                <w:rFonts w:ascii="Times New Roman" w:hAnsi="Times New Roman"/>
                <w:rPrChange w:id="94" w:author="Daniela" w:date="2026-06-17T08:38:00Z" w16du:dateUtc="2026-06-17T05:38:00Z">
                  <w:rPr/>
                </w:rPrChange>
              </w:rPr>
              <w:pPrChange w:id="95" w:author="Daniela" w:date="2026-06-17T08:38:00Z" w16du:dateUtc="2026-06-17T05:38:00Z">
                <w:pPr>
                  <w:ind w:firstLine="0"/>
                  <w:jc w:val="both"/>
                </w:pPr>
              </w:pPrChange>
            </w:pPr>
            <w:ins w:id="96" w:author="Daniela" w:date="2026-06-17T08:36:00Z" w16du:dateUtc="2026-06-17T05:36:00Z">
              <w:r w:rsidRPr="000976B5">
                <w:rPr>
                  <w:rFonts w:ascii="Times New Roman" w:hAnsi="Times New Roman"/>
                  <w:rPrChange w:id="97" w:author="Daniela" w:date="2026-06-17T08:38:00Z" w16du:dateUtc="2026-06-17T05:38:00Z">
                    <w:rPr/>
                  </w:rPrChange>
                </w:rPr>
                <w:t xml:space="preserve">Variabilă </w:t>
              </w:r>
            </w:ins>
            <w:r>
              <w:rPr>
                <w:rFonts w:ascii="Times New Roman" w:hAnsi="Times New Roman"/>
              </w:rPr>
              <w:t>explicativă(independentă)</w:t>
            </w:r>
          </w:p>
        </w:tc>
      </w:tr>
      <w:tr w:rsidR="00232561" w14:paraId="7DE39294" w14:textId="77777777" w:rsidTr="00232561">
        <w:tc>
          <w:tcPr>
            <w:tcW w:w="3116" w:type="dxa"/>
            <w:tcBorders>
              <w:bottom w:val="single" w:sz="4" w:space="0" w:color="auto"/>
            </w:tcBorders>
          </w:tcPr>
          <w:p w14:paraId="0045C16E" w14:textId="77777777" w:rsidR="00232561" w:rsidRPr="000976B5" w:rsidRDefault="00232561">
            <w:pPr>
              <w:ind w:firstLine="0"/>
              <w:jc w:val="center"/>
              <w:rPr>
                <w:rFonts w:ascii="Times New Roman" w:hAnsi="Times New Roman"/>
                <w:rPrChange w:id="98" w:author="Daniela" w:date="2026-06-17T08:38:00Z" w16du:dateUtc="2026-06-17T05:38:00Z">
                  <w:rPr/>
                </w:rPrChange>
              </w:rPr>
              <w:pPrChange w:id="99" w:author="Daniela" w:date="2026-06-17T08:38:00Z" w16du:dateUtc="2026-06-17T05:38:00Z">
                <w:pPr>
                  <w:ind w:firstLine="0"/>
                  <w:jc w:val="both"/>
                </w:pPr>
              </w:pPrChange>
            </w:pPr>
            <w:r w:rsidRPr="000976B5">
              <w:rPr>
                <w:rFonts w:ascii="Times New Roman" w:hAnsi="Times New Roman"/>
                <w:rPrChange w:id="100" w:author="Daniela" w:date="2026-06-17T08:38:00Z" w16du:dateUtc="2026-06-17T05:38:00Z">
                  <w:rPr/>
                </w:rPrChange>
              </w:rPr>
              <w:t>Numărul de servere securizate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0F1A455C" w14:textId="77777777" w:rsidR="00232561" w:rsidRPr="000976B5" w:rsidRDefault="00232561">
            <w:pPr>
              <w:ind w:firstLine="0"/>
              <w:jc w:val="center"/>
              <w:rPr>
                <w:rFonts w:ascii="Times New Roman" w:hAnsi="Times New Roman"/>
                <w:rPrChange w:id="101" w:author="Daniela" w:date="2026-06-17T08:38:00Z" w16du:dateUtc="2026-06-17T05:38:00Z">
                  <w:rPr/>
                </w:rPrChange>
              </w:rPr>
              <w:pPrChange w:id="102" w:author="Daniela" w:date="2026-06-17T08:38:00Z" w16du:dateUtc="2026-06-17T05:38:00Z">
                <w:pPr>
                  <w:ind w:firstLine="0"/>
                  <w:jc w:val="both"/>
                </w:pPr>
              </w:pPrChange>
            </w:pPr>
            <w:ins w:id="103" w:author="Daniela" w:date="2026-06-17T08:36:00Z" w16du:dateUtc="2026-06-17T05:36:00Z">
              <w:r w:rsidRPr="000976B5">
                <w:rPr>
                  <w:rFonts w:ascii="Times New Roman" w:hAnsi="Times New Roman"/>
                  <w:rPrChange w:id="104" w:author="Daniela" w:date="2026-06-17T08:38:00Z" w16du:dateUtc="2026-06-17T05:38:00Z">
                    <w:rPr/>
                  </w:rPrChange>
                </w:rPr>
                <w:t xml:space="preserve">Variabilă </w:t>
              </w:r>
            </w:ins>
            <w:r>
              <w:rPr>
                <w:rFonts w:ascii="Times New Roman" w:hAnsi="Times New Roman"/>
              </w:rPr>
              <w:t>explicativă(independentă)</w:t>
            </w:r>
          </w:p>
        </w:tc>
      </w:tr>
      <w:tr w:rsidR="00232561" w14:paraId="766E3E33" w14:textId="77777777" w:rsidTr="00232561">
        <w:tc>
          <w:tcPr>
            <w:tcW w:w="3116" w:type="dxa"/>
            <w:tcBorders>
              <w:bottom w:val="single" w:sz="4" w:space="0" w:color="auto"/>
              <w:right w:val="nil"/>
            </w:tcBorders>
          </w:tcPr>
          <w:p w14:paraId="1E7B3883" w14:textId="77777777" w:rsidR="00232561" w:rsidRPr="00693E65" w:rsidRDefault="00232561" w:rsidP="00232561">
            <w:pPr>
              <w:ind w:firstLine="0"/>
              <w:jc w:val="right"/>
              <w:rPr>
                <w:rFonts w:ascii="Times New Roman" w:hAnsi="Times New Roman"/>
                <w:b/>
                <w:bCs/>
                <w:i/>
                <w:iCs/>
              </w:rPr>
            </w:pPr>
            <w:r w:rsidRPr="00693E65">
              <w:rPr>
                <w:rFonts w:ascii="Times New Roman" w:hAnsi="Times New Roman"/>
                <w:b/>
                <w:bCs/>
                <w:i/>
                <w:iCs/>
              </w:rPr>
              <w:t xml:space="preserve">Variabile </w:t>
            </w:r>
          </w:p>
        </w:tc>
        <w:tc>
          <w:tcPr>
            <w:tcW w:w="3117" w:type="dxa"/>
            <w:tcBorders>
              <w:left w:val="nil"/>
              <w:bottom w:val="single" w:sz="4" w:space="0" w:color="auto"/>
            </w:tcBorders>
          </w:tcPr>
          <w:p w14:paraId="7833CDE2" w14:textId="77777777" w:rsidR="00232561" w:rsidRPr="00693E65" w:rsidRDefault="00232561" w:rsidP="00232561">
            <w:pPr>
              <w:ind w:firstLine="0"/>
              <w:rPr>
                <w:rFonts w:ascii="Times New Roman" w:hAnsi="Times New Roman"/>
                <w:b/>
                <w:bCs/>
                <w:i/>
                <w:iCs/>
              </w:rPr>
            </w:pPr>
            <w:r w:rsidRPr="00693E65">
              <w:rPr>
                <w:rFonts w:ascii="Times New Roman" w:hAnsi="Times New Roman"/>
                <w:b/>
                <w:bCs/>
                <w:i/>
                <w:iCs/>
              </w:rPr>
              <w:t>categoriale(nominale)</w:t>
            </w:r>
          </w:p>
        </w:tc>
      </w:tr>
      <w:tr w:rsidR="00232561" w14:paraId="26F9CC25" w14:textId="77777777" w:rsidTr="00232561">
        <w:tc>
          <w:tcPr>
            <w:tcW w:w="3116" w:type="dxa"/>
            <w:tcBorders>
              <w:right w:val="single" w:sz="4" w:space="0" w:color="auto"/>
            </w:tcBorders>
          </w:tcPr>
          <w:p w14:paraId="7E552854" w14:textId="77777777" w:rsidR="00232561" w:rsidRPr="00693E65" w:rsidRDefault="00232561" w:rsidP="00232561">
            <w:pPr>
              <w:ind w:firstLine="0"/>
              <w:jc w:val="center"/>
              <w:rPr>
                <w:rFonts w:ascii="Times New Roman" w:hAnsi="Times New Roman"/>
              </w:rPr>
            </w:pPr>
            <w:r w:rsidRPr="00693E65">
              <w:rPr>
                <w:rFonts w:ascii="Times New Roman" w:hAnsi="Times New Roman"/>
              </w:rPr>
              <w:t>Tipul atacului</w:t>
            </w:r>
          </w:p>
        </w:tc>
        <w:tc>
          <w:tcPr>
            <w:tcW w:w="3117" w:type="dxa"/>
            <w:tcBorders>
              <w:left w:val="single" w:sz="4" w:space="0" w:color="auto"/>
            </w:tcBorders>
          </w:tcPr>
          <w:p w14:paraId="23F91DD2" w14:textId="77777777" w:rsidR="00232561" w:rsidRPr="00693E65" w:rsidRDefault="00232561" w:rsidP="00232561">
            <w:pPr>
              <w:ind w:firstLine="0"/>
              <w:jc w:val="center"/>
              <w:rPr>
                <w:rFonts w:ascii="Times New Roman" w:hAnsi="Times New Roman"/>
              </w:rPr>
            </w:pPr>
            <w:r w:rsidRPr="00693E65">
              <w:rPr>
                <w:rFonts w:ascii="Times New Roman" w:hAnsi="Times New Roman"/>
              </w:rPr>
              <w:t>Variabila categorială nominală</w:t>
            </w:r>
          </w:p>
        </w:tc>
      </w:tr>
      <w:tr w:rsidR="00232561" w14:paraId="60D4A2B1" w14:textId="77777777" w:rsidTr="00232561">
        <w:tc>
          <w:tcPr>
            <w:tcW w:w="3116" w:type="dxa"/>
            <w:tcBorders>
              <w:right w:val="single" w:sz="4" w:space="0" w:color="auto"/>
            </w:tcBorders>
          </w:tcPr>
          <w:p w14:paraId="58196C86" w14:textId="77777777" w:rsidR="00232561" w:rsidRPr="00693E65" w:rsidRDefault="00232561" w:rsidP="00232561">
            <w:pPr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Industria vizată</w:t>
            </w:r>
          </w:p>
        </w:tc>
        <w:tc>
          <w:tcPr>
            <w:tcW w:w="3117" w:type="dxa"/>
            <w:tcBorders>
              <w:left w:val="single" w:sz="4" w:space="0" w:color="auto"/>
            </w:tcBorders>
          </w:tcPr>
          <w:p w14:paraId="62653CA6" w14:textId="77777777" w:rsidR="00232561" w:rsidRPr="00693E65" w:rsidRDefault="00232561" w:rsidP="00232561">
            <w:pPr>
              <w:ind w:firstLine="0"/>
              <w:jc w:val="center"/>
              <w:rPr>
                <w:rFonts w:ascii="Times New Roman" w:hAnsi="Times New Roman"/>
              </w:rPr>
            </w:pPr>
            <w:r w:rsidRPr="00693E65">
              <w:rPr>
                <w:rFonts w:ascii="Times New Roman" w:hAnsi="Times New Roman"/>
              </w:rPr>
              <w:t>Variabila categorială nominală</w:t>
            </w:r>
          </w:p>
        </w:tc>
      </w:tr>
      <w:tr w:rsidR="00232561" w14:paraId="78331F93" w14:textId="77777777" w:rsidTr="00232561">
        <w:tc>
          <w:tcPr>
            <w:tcW w:w="3116" w:type="dxa"/>
            <w:tcBorders>
              <w:right w:val="single" w:sz="4" w:space="0" w:color="auto"/>
            </w:tcBorders>
          </w:tcPr>
          <w:p w14:paraId="587239D7" w14:textId="77777777" w:rsidR="00232561" w:rsidRDefault="00232561" w:rsidP="00232561">
            <w:pPr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Sursa atacului</w:t>
            </w:r>
          </w:p>
        </w:tc>
        <w:tc>
          <w:tcPr>
            <w:tcW w:w="3117" w:type="dxa"/>
            <w:tcBorders>
              <w:left w:val="single" w:sz="4" w:space="0" w:color="auto"/>
            </w:tcBorders>
          </w:tcPr>
          <w:p w14:paraId="3121C945" w14:textId="77777777" w:rsidR="00232561" w:rsidRPr="00693E65" w:rsidRDefault="00232561" w:rsidP="00232561">
            <w:pPr>
              <w:ind w:firstLine="0"/>
              <w:jc w:val="center"/>
              <w:rPr>
                <w:rFonts w:ascii="Times New Roman" w:hAnsi="Times New Roman"/>
              </w:rPr>
            </w:pPr>
            <w:r w:rsidRPr="00693E65">
              <w:rPr>
                <w:rFonts w:ascii="Times New Roman" w:hAnsi="Times New Roman"/>
              </w:rPr>
              <w:t>Variabila categorială nominală</w:t>
            </w:r>
          </w:p>
        </w:tc>
      </w:tr>
      <w:tr w:rsidR="00232561" w14:paraId="28AD2CB5" w14:textId="77777777" w:rsidTr="00232561">
        <w:tc>
          <w:tcPr>
            <w:tcW w:w="3116" w:type="dxa"/>
            <w:tcBorders>
              <w:right w:val="single" w:sz="4" w:space="0" w:color="auto"/>
            </w:tcBorders>
          </w:tcPr>
          <w:p w14:paraId="5C4F3D7E" w14:textId="77777777" w:rsidR="00232561" w:rsidRDefault="00232561" w:rsidP="00232561">
            <w:pPr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Tipul vulnerabilității</w:t>
            </w:r>
          </w:p>
        </w:tc>
        <w:tc>
          <w:tcPr>
            <w:tcW w:w="3117" w:type="dxa"/>
            <w:tcBorders>
              <w:left w:val="single" w:sz="4" w:space="0" w:color="auto"/>
            </w:tcBorders>
          </w:tcPr>
          <w:p w14:paraId="66F6E49C" w14:textId="77777777" w:rsidR="00232561" w:rsidRPr="00693E65" w:rsidRDefault="00232561" w:rsidP="00232561">
            <w:pPr>
              <w:ind w:firstLine="0"/>
              <w:jc w:val="center"/>
              <w:rPr>
                <w:rFonts w:ascii="Times New Roman" w:hAnsi="Times New Roman"/>
              </w:rPr>
            </w:pPr>
            <w:r w:rsidRPr="00693E65">
              <w:rPr>
                <w:rFonts w:ascii="Times New Roman" w:hAnsi="Times New Roman"/>
              </w:rPr>
              <w:t>Variabila categorială nominală</w:t>
            </w:r>
          </w:p>
        </w:tc>
      </w:tr>
      <w:tr w:rsidR="00232561" w14:paraId="20001DE0" w14:textId="77777777" w:rsidTr="00232561">
        <w:tc>
          <w:tcPr>
            <w:tcW w:w="3116" w:type="dxa"/>
            <w:tcBorders>
              <w:right w:val="single" w:sz="4" w:space="0" w:color="auto"/>
            </w:tcBorders>
          </w:tcPr>
          <w:p w14:paraId="1698F525" w14:textId="77777777" w:rsidR="00232561" w:rsidRDefault="00232561" w:rsidP="00232561">
            <w:pPr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Mecanismul de apărare</w:t>
            </w:r>
          </w:p>
        </w:tc>
        <w:tc>
          <w:tcPr>
            <w:tcW w:w="3117" w:type="dxa"/>
            <w:tcBorders>
              <w:left w:val="single" w:sz="4" w:space="0" w:color="auto"/>
            </w:tcBorders>
          </w:tcPr>
          <w:p w14:paraId="05015AAC" w14:textId="77777777" w:rsidR="00232561" w:rsidRPr="00693E65" w:rsidRDefault="00232561" w:rsidP="00232561">
            <w:pPr>
              <w:ind w:firstLine="0"/>
              <w:jc w:val="center"/>
              <w:rPr>
                <w:rFonts w:ascii="Times New Roman" w:hAnsi="Times New Roman"/>
              </w:rPr>
            </w:pPr>
            <w:r w:rsidRPr="00693E65">
              <w:rPr>
                <w:rFonts w:ascii="Times New Roman" w:hAnsi="Times New Roman"/>
              </w:rPr>
              <w:t>Variabila categorială nominală</w:t>
            </w:r>
          </w:p>
        </w:tc>
      </w:tr>
    </w:tbl>
    <w:p w14:paraId="50617701" w14:textId="71ADC256" w:rsidR="00BC551F" w:rsidRDefault="003C715C" w:rsidP="003C715C">
      <w:pPr>
        <w:jc w:val="center"/>
        <w:rPr>
          <w:rFonts w:ascii="Times New Roman" w:hAnsi="Times New Roman"/>
          <w:i/>
          <w:iCs/>
        </w:rPr>
      </w:pPr>
      <w:r w:rsidRPr="003C715C">
        <w:rPr>
          <w:rFonts w:ascii="Times New Roman" w:hAnsi="Times New Roman"/>
          <w:i/>
          <w:iCs/>
          <w:rPrChange w:id="105" w:author="Daniela" w:date="2026-06-17T15:30:00Z" w16du:dateUtc="2026-06-17T12:30:00Z">
            <w:rPr/>
          </w:rPrChange>
        </w:rPr>
        <w:t>Tabelul 3.1 Clasificarea și rolul variabilelor în analiza econometrică</w:t>
      </w:r>
    </w:p>
    <w:p w14:paraId="6CDBAAC0" w14:textId="0F2A171C" w:rsidR="00232561" w:rsidRDefault="00232561" w:rsidP="00232561">
      <w:pPr>
        <w:jc w:val="both"/>
        <w:rPr>
          <w:rFonts w:ascii="Times New Roman" w:hAnsi="Times New Roman"/>
        </w:rPr>
      </w:pPr>
      <w:r w:rsidRPr="00DF1AF9">
        <w:rPr>
          <w:rFonts w:ascii="Times New Roman" w:hAnsi="Times New Roman"/>
        </w:rPr>
        <w:t>Pentru a forma o perspectiv</w:t>
      </w:r>
      <w:r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la nivel global asupra </w:t>
      </w:r>
      <w:commentRangeStart w:id="106"/>
      <w:r w:rsidRPr="00DF1AF9">
        <w:rPr>
          <w:rFonts w:ascii="Times New Roman" w:hAnsi="Times New Roman"/>
        </w:rPr>
        <w:t xml:space="preserve">fenomenului de atacuri cibernetice, am inclus </w:t>
      </w:r>
      <w:r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analiz</w:t>
      </w:r>
      <w:r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10 </w:t>
      </w:r>
      <w:r>
        <w:rPr>
          <w:rFonts w:ascii="Times New Roman" w:hAnsi="Times New Roman"/>
        </w:rPr>
        <w:t>ță</w:t>
      </w:r>
      <w:r w:rsidRPr="00DF1AF9">
        <w:rPr>
          <w:rFonts w:ascii="Times New Roman" w:hAnsi="Times New Roman"/>
        </w:rPr>
        <w:t>ri: China, India, Statele Unite ale Americii, Germania, Fran</w:t>
      </w:r>
      <w:r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 xml:space="preserve">a, Australia, Rusia, Brazilia </w:t>
      </w:r>
      <w:r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 xml:space="preserve">i Japonia.  Aceste state sunt foarte </w:t>
      </w:r>
      <w:commentRangeStart w:id="107"/>
      <w:r w:rsidRPr="00DF1AF9">
        <w:rPr>
          <w:rFonts w:ascii="Times New Roman" w:hAnsi="Times New Roman"/>
        </w:rPr>
        <w:t>dezvoltate</w:t>
      </w:r>
      <w:commentRangeEnd w:id="107"/>
      <w:r w:rsidR="00170E0E" w:rsidRPr="00DF1AF9">
        <w:rPr>
          <w:rStyle w:val="CommentReference"/>
          <w:rFonts w:ascii="Times New Roman" w:hAnsi="Times New Roman"/>
          <w:sz w:val="24"/>
          <w:szCs w:val="24"/>
        </w:rPr>
        <w:commentReference w:id="107"/>
      </w:r>
      <w:r w:rsidRPr="00DF1AF9">
        <w:rPr>
          <w:rFonts w:ascii="Times New Roman" w:hAnsi="Times New Roman"/>
        </w:rPr>
        <w:t xml:space="preserve"> din punct de vedere economic, av</w:t>
      </w:r>
      <w:r>
        <w:rPr>
          <w:rFonts w:ascii="Times New Roman" w:hAnsi="Times New Roman"/>
        </w:rPr>
        <w:t>â</w:t>
      </w:r>
      <w:r w:rsidRPr="00DF1AF9">
        <w:rPr>
          <w:rFonts w:ascii="Times New Roman" w:hAnsi="Times New Roman"/>
        </w:rPr>
        <w:t>nd niveluri ridicate de dezvoltare tehnologic</w:t>
      </w:r>
      <w:r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digitalizare. Din cauza faptului c</w:t>
      </w:r>
      <w:r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aceste </w:t>
      </w:r>
      <w:r>
        <w:rPr>
          <w:rFonts w:ascii="Times New Roman" w:hAnsi="Times New Roman"/>
        </w:rPr>
        <w:t>ță</w:t>
      </w:r>
      <w:r w:rsidRPr="00DF1AF9">
        <w:rPr>
          <w:rFonts w:ascii="Times New Roman" w:hAnsi="Times New Roman"/>
        </w:rPr>
        <w:t>ri prezint</w:t>
      </w:r>
      <w:r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economii dezvoltate, cu infrsatructuri IT avansate </w:t>
      </w:r>
      <w:r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utilizarea extins</w:t>
      </w:r>
      <w:r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a internetului, ele devin frecvent </w:t>
      </w:r>
      <w:r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 xml:space="preserve">inte ale atacurilor cibernetice. Aceste </w:t>
      </w:r>
      <w:r>
        <w:rPr>
          <w:rFonts w:ascii="Times New Roman" w:hAnsi="Times New Roman"/>
        </w:rPr>
        <w:t>ță</w:t>
      </w:r>
      <w:r w:rsidRPr="00DF1AF9">
        <w:rPr>
          <w:rFonts w:ascii="Times New Roman" w:hAnsi="Times New Roman"/>
        </w:rPr>
        <w:t xml:space="preserve">ri dispun de un volum semnificativ de date privind atacurile cibernetice , motiv pentru care le-am selectat pentru </w:t>
      </w:r>
      <w:commentRangeEnd w:id="106"/>
      <w:r w:rsidR="00170E0E" w:rsidRPr="00DF1AF9">
        <w:rPr>
          <w:rStyle w:val="CommentReference"/>
          <w:rFonts w:ascii="Times New Roman" w:hAnsi="Times New Roman"/>
          <w:sz w:val="24"/>
          <w:szCs w:val="24"/>
        </w:rPr>
        <w:commentReference w:id="106"/>
      </w:r>
      <w:r w:rsidRPr="00DF1AF9">
        <w:rPr>
          <w:rFonts w:ascii="Times New Roman" w:hAnsi="Times New Roman"/>
        </w:rPr>
        <w:t>aceast</w:t>
      </w:r>
      <w:r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analiz</w:t>
      </w:r>
      <w:r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.</w:t>
      </w:r>
    </w:p>
    <w:p w14:paraId="64B6F10B" w14:textId="77777777" w:rsidR="00232561" w:rsidRPr="00DF1AF9" w:rsidRDefault="00232561">
      <w:pPr>
        <w:jc w:val="both"/>
        <w:pPrChange w:id="108" w:author="Daniela" w:date="2026-06-16T21:39:00Z" w16du:dateUtc="2026-06-16T18:39:00Z">
          <w:pPr/>
        </w:pPrChange>
      </w:pPr>
      <w:r w:rsidRPr="00DF1AF9">
        <w:rPr>
          <w:rFonts w:ascii="Times New Roman" w:hAnsi="Times New Roman"/>
        </w:rPr>
        <w:t>Al doilea set de date con</w:t>
      </w:r>
      <w:r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ine indicatori macroeconomici agrega</w:t>
      </w:r>
      <w:r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 xml:space="preserve">i la nivel anual pentru perioada 2015-2024 </w:t>
      </w:r>
      <w:r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con</w:t>
      </w:r>
      <w:r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ine: produsul intern brut, produsul intern brut per capita, ponderea persoanelor care utilizeaz</w:t>
      </w:r>
      <w:r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internetul (exprimat</w:t>
      </w:r>
      <w:r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procentual) </w:t>
      </w:r>
      <w:r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num</w:t>
      </w:r>
      <w:r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rul de servere de internet securizate la un milion de locuitori. </w:t>
      </w:r>
    </w:p>
    <w:p w14:paraId="594A20D7" w14:textId="77777777" w:rsidR="00232561" w:rsidRDefault="00232561">
      <w:pPr>
        <w:jc w:val="both"/>
        <w:rPr>
          <w:ins w:id="109" w:author="Daniela" w:date="2026-06-16T21:39:00Z" w16du:dateUtc="2026-06-16T18:39:00Z"/>
          <w:rFonts w:ascii="Times New Roman" w:hAnsi="Times New Roman"/>
        </w:rPr>
        <w:pPrChange w:id="110" w:author="Daniela" w:date="2026-06-16T21:39:00Z" w16du:dateUtc="2026-06-16T18:39:00Z">
          <w:pPr/>
        </w:pPrChange>
      </w:pPr>
      <w:r w:rsidRPr="00DF1AF9">
        <w:rPr>
          <w:rFonts w:ascii="Times New Roman" w:hAnsi="Times New Roman"/>
        </w:rPr>
        <w:t xml:space="preserve">Am folosit mediul de programare R pentru a prelucra </w:t>
      </w:r>
      <w:r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integra cele dou</w:t>
      </w:r>
      <w:r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seturi de date. Din primul set de date am generat 100 de observa</w:t>
      </w:r>
      <w:r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ii la nivel agregat, cu zece unit</w:t>
      </w:r>
      <w:r>
        <w:rPr>
          <w:rFonts w:ascii="Times New Roman" w:hAnsi="Times New Roman"/>
        </w:rPr>
        <w:t>ăț</w:t>
      </w:r>
      <w:r w:rsidRPr="00DF1AF9">
        <w:rPr>
          <w:rFonts w:ascii="Times New Roman" w:hAnsi="Times New Roman"/>
        </w:rPr>
        <w:t>i spa</w:t>
      </w:r>
      <w:r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iale (</w:t>
      </w:r>
      <w:r>
        <w:rPr>
          <w:rFonts w:ascii="Times New Roman" w:hAnsi="Times New Roman"/>
        </w:rPr>
        <w:t>ță</w:t>
      </w:r>
      <w:r w:rsidRPr="00DF1AF9">
        <w:rPr>
          <w:rFonts w:ascii="Times New Roman" w:hAnsi="Times New Roman"/>
        </w:rPr>
        <w:t>ri), observate pe parcursul a zece perioade de timp (ani). Aceast</w:t>
      </w:r>
      <w:r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organizare permite aplicarea modelelor econometrice specifice datelor de tip </w:t>
      </w:r>
      <w:commentRangeStart w:id="111"/>
      <w:r w:rsidRPr="00DF1AF9">
        <w:rPr>
          <w:rFonts w:ascii="Times New Roman" w:hAnsi="Times New Roman"/>
        </w:rPr>
        <w:t>panel</w:t>
      </w:r>
      <w:commentRangeEnd w:id="111"/>
      <w:r w:rsidR="00170E0E" w:rsidRPr="00DF1AF9">
        <w:rPr>
          <w:rStyle w:val="CommentReference"/>
          <w:rFonts w:ascii="Times New Roman" w:hAnsi="Times New Roman"/>
          <w:sz w:val="24"/>
          <w:szCs w:val="24"/>
        </w:rPr>
        <w:commentReference w:id="111"/>
      </w:r>
      <w:r w:rsidRPr="00DF1AF9">
        <w:rPr>
          <w:rFonts w:ascii="Times New Roman" w:hAnsi="Times New Roman"/>
        </w:rPr>
        <w:t>.</w:t>
      </w:r>
    </w:p>
    <w:tbl>
      <w:tblPr>
        <w:tblStyle w:val="TableGrid"/>
        <w:tblpPr w:leftFromText="180" w:rightFromText="180" w:vertAnchor="text" w:horzAnchor="margin" w:tblpXSpec="center" w:tblpY="-87"/>
        <w:tblW w:w="0" w:type="auto"/>
        <w:tblLook w:val="04A0" w:firstRow="1" w:lastRow="0" w:firstColumn="1" w:lastColumn="0" w:noHBand="0" w:noVBand="1"/>
        <w:tblPrChange w:id="112" w:author="Daniela" w:date="2026-06-17T15:40:00Z" w16du:dateUtc="2026-06-17T12:40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839"/>
        <w:gridCol w:w="1950"/>
        <w:gridCol w:w="2405"/>
        <w:tblGridChange w:id="113">
          <w:tblGrid>
            <w:gridCol w:w="839"/>
            <w:gridCol w:w="1950"/>
            <w:gridCol w:w="327"/>
            <w:gridCol w:w="2078"/>
            <w:gridCol w:w="1039"/>
            <w:gridCol w:w="3117"/>
          </w:tblGrid>
        </w:tblGridChange>
      </w:tblGrid>
      <w:tr w:rsidR="00232561" w14:paraId="23A98911" w14:textId="77777777" w:rsidTr="00232561">
        <w:trPr>
          <w:trHeight w:val="374"/>
        </w:trPr>
        <w:tc>
          <w:tcPr>
            <w:tcW w:w="839" w:type="dxa"/>
            <w:tcPrChange w:id="114" w:author="Daniela" w:date="2026-06-17T15:40:00Z" w16du:dateUtc="2026-06-17T12:40:00Z">
              <w:tcPr>
                <w:tcW w:w="3116" w:type="dxa"/>
                <w:gridSpan w:val="3"/>
              </w:tcPr>
            </w:tcPrChange>
          </w:tcPr>
          <w:p w14:paraId="6EBFEAE5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b/>
                <w:bCs/>
                <w:rPrChange w:id="115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r w:rsidRPr="00C24CE2">
              <w:rPr>
                <w:rFonts w:ascii="Times New Roman" w:hAnsi="Times New Roman"/>
                <w:b/>
                <w:bCs/>
                <w:rPrChange w:id="116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  <w:lastRenderedPageBreak/>
              <w:t>NR. CRT.</w:t>
            </w:r>
          </w:p>
        </w:tc>
        <w:tc>
          <w:tcPr>
            <w:tcW w:w="1950" w:type="dxa"/>
            <w:tcPrChange w:id="117" w:author="Daniela" w:date="2026-06-17T15:40:00Z" w16du:dateUtc="2026-06-17T12:40:00Z">
              <w:tcPr>
                <w:tcW w:w="3117" w:type="dxa"/>
                <w:gridSpan w:val="2"/>
              </w:tcPr>
            </w:tcPrChange>
          </w:tcPr>
          <w:p w14:paraId="53A34EAC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b/>
                <w:bCs/>
                <w:rPrChange w:id="118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r w:rsidRPr="00C24CE2">
              <w:rPr>
                <w:rFonts w:ascii="Times New Roman" w:hAnsi="Times New Roman"/>
                <w:b/>
                <w:bCs/>
                <w:rPrChange w:id="119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  <w:t>ȚARA</w:t>
            </w:r>
          </w:p>
        </w:tc>
        <w:tc>
          <w:tcPr>
            <w:tcW w:w="2405" w:type="dxa"/>
            <w:tcPrChange w:id="120" w:author="Daniela" w:date="2026-06-17T15:40:00Z" w16du:dateUtc="2026-06-17T12:40:00Z">
              <w:tcPr>
                <w:tcW w:w="3117" w:type="dxa"/>
              </w:tcPr>
            </w:tcPrChange>
          </w:tcPr>
          <w:p w14:paraId="3B0E0383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b/>
                <w:bCs/>
                <w:rPrChange w:id="121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r w:rsidRPr="00C24CE2">
              <w:rPr>
                <w:rFonts w:ascii="Times New Roman" w:hAnsi="Times New Roman"/>
                <w:b/>
                <w:bCs/>
                <w:rPrChange w:id="122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  <w:t>REGIUNEA</w:t>
            </w:r>
          </w:p>
        </w:tc>
      </w:tr>
      <w:tr w:rsidR="00232561" w14:paraId="0FE5F362" w14:textId="77777777" w:rsidTr="00232561">
        <w:trPr>
          <w:trHeight w:val="180"/>
        </w:trPr>
        <w:tc>
          <w:tcPr>
            <w:tcW w:w="839" w:type="dxa"/>
            <w:tcPrChange w:id="123" w:author="Daniela" w:date="2026-06-17T15:40:00Z" w16du:dateUtc="2026-06-17T12:40:00Z">
              <w:tcPr>
                <w:tcW w:w="3116" w:type="dxa"/>
                <w:gridSpan w:val="3"/>
              </w:tcPr>
            </w:tcPrChange>
          </w:tcPr>
          <w:p w14:paraId="39FC07CD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124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r w:rsidRPr="00C24CE2">
              <w:rPr>
                <w:rFonts w:ascii="Times New Roman" w:hAnsi="Times New Roman"/>
                <w:rPrChange w:id="125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  <w:t>1</w:t>
            </w:r>
            <w:ins w:id="126" w:author="Daniela" w:date="2026-06-17T15:39:00Z" w16du:dateUtc="2026-06-17T12:39:00Z">
              <w:r>
                <w:rPr>
                  <w:rFonts w:ascii="Times New Roman" w:hAnsi="Times New Roman"/>
                </w:rPr>
                <w:t>.</w:t>
              </w:r>
            </w:ins>
          </w:p>
        </w:tc>
        <w:tc>
          <w:tcPr>
            <w:tcW w:w="1950" w:type="dxa"/>
            <w:tcPrChange w:id="127" w:author="Daniela" w:date="2026-06-17T15:40:00Z" w16du:dateUtc="2026-06-17T12:40:00Z">
              <w:tcPr>
                <w:tcW w:w="3117" w:type="dxa"/>
                <w:gridSpan w:val="2"/>
              </w:tcPr>
            </w:tcPrChange>
          </w:tcPr>
          <w:p w14:paraId="14C406E9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128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ins w:id="129" w:author="Daniela" w:date="2026-06-17T15:36:00Z" w16du:dateUtc="2026-06-17T12:36:00Z">
              <w:r w:rsidRPr="00C24CE2">
                <w:rPr>
                  <w:rFonts w:ascii="Times New Roman" w:hAnsi="Times New Roman"/>
                  <w:rPrChange w:id="130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China</w:t>
              </w:r>
            </w:ins>
          </w:p>
        </w:tc>
        <w:tc>
          <w:tcPr>
            <w:tcW w:w="2405" w:type="dxa"/>
            <w:tcPrChange w:id="131" w:author="Daniela" w:date="2026-06-17T15:40:00Z" w16du:dateUtc="2026-06-17T12:40:00Z">
              <w:tcPr>
                <w:tcW w:w="3117" w:type="dxa"/>
              </w:tcPr>
            </w:tcPrChange>
          </w:tcPr>
          <w:p w14:paraId="3F49DE67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132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ins w:id="133" w:author="Daniela" w:date="2026-06-17T15:37:00Z" w16du:dateUtc="2026-06-17T12:37:00Z">
              <w:r w:rsidRPr="00C24CE2">
                <w:rPr>
                  <w:rFonts w:ascii="Times New Roman" w:hAnsi="Times New Roman"/>
                  <w:rPrChange w:id="134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Asia</w:t>
              </w:r>
            </w:ins>
          </w:p>
        </w:tc>
      </w:tr>
      <w:tr w:rsidR="00232561" w14:paraId="441E76E0" w14:textId="77777777" w:rsidTr="00232561">
        <w:trPr>
          <w:trHeight w:val="194"/>
        </w:trPr>
        <w:tc>
          <w:tcPr>
            <w:tcW w:w="839" w:type="dxa"/>
            <w:tcPrChange w:id="135" w:author="Daniela" w:date="2026-06-17T15:40:00Z" w16du:dateUtc="2026-06-17T12:40:00Z">
              <w:tcPr>
                <w:tcW w:w="3116" w:type="dxa"/>
                <w:gridSpan w:val="3"/>
              </w:tcPr>
            </w:tcPrChange>
          </w:tcPr>
          <w:p w14:paraId="03B6A18A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136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r w:rsidRPr="00C24CE2">
              <w:rPr>
                <w:rFonts w:ascii="Times New Roman" w:hAnsi="Times New Roman"/>
                <w:rPrChange w:id="137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  <w:t>2</w:t>
            </w:r>
            <w:ins w:id="138" w:author="Daniela" w:date="2026-06-17T15:39:00Z" w16du:dateUtc="2026-06-17T12:39:00Z">
              <w:r>
                <w:rPr>
                  <w:rFonts w:ascii="Times New Roman" w:hAnsi="Times New Roman"/>
                </w:rPr>
                <w:t>.</w:t>
              </w:r>
            </w:ins>
          </w:p>
        </w:tc>
        <w:tc>
          <w:tcPr>
            <w:tcW w:w="1950" w:type="dxa"/>
            <w:tcPrChange w:id="139" w:author="Daniela" w:date="2026-06-17T15:40:00Z" w16du:dateUtc="2026-06-17T12:40:00Z">
              <w:tcPr>
                <w:tcW w:w="3117" w:type="dxa"/>
                <w:gridSpan w:val="2"/>
              </w:tcPr>
            </w:tcPrChange>
          </w:tcPr>
          <w:p w14:paraId="105FE1AF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140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ins w:id="141" w:author="Daniela" w:date="2026-06-17T15:36:00Z" w16du:dateUtc="2026-06-17T12:36:00Z">
              <w:r w:rsidRPr="00C24CE2">
                <w:rPr>
                  <w:rFonts w:ascii="Times New Roman" w:hAnsi="Times New Roman"/>
                  <w:rPrChange w:id="142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India</w:t>
              </w:r>
            </w:ins>
          </w:p>
        </w:tc>
        <w:tc>
          <w:tcPr>
            <w:tcW w:w="2405" w:type="dxa"/>
            <w:tcPrChange w:id="143" w:author="Daniela" w:date="2026-06-17T15:40:00Z" w16du:dateUtc="2026-06-17T12:40:00Z">
              <w:tcPr>
                <w:tcW w:w="3117" w:type="dxa"/>
              </w:tcPr>
            </w:tcPrChange>
          </w:tcPr>
          <w:p w14:paraId="4961B30B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144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ins w:id="145" w:author="Daniela" w:date="2026-06-17T15:37:00Z" w16du:dateUtc="2026-06-17T12:37:00Z">
              <w:r w:rsidRPr="00C24CE2">
                <w:rPr>
                  <w:rFonts w:ascii="Times New Roman" w:hAnsi="Times New Roman"/>
                  <w:rPrChange w:id="146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Asia</w:t>
              </w:r>
            </w:ins>
          </w:p>
        </w:tc>
      </w:tr>
      <w:tr w:rsidR="00232561" w14:paraId="576D4BD0" w14:textId="77777777" w:rsidTr="00232561">
        <w:trPr>
          <w:trHeight w:val="180"/>
        </w:trPr>
        <w:tc>
          <w:tcPr>
            <w:tcW w:w="839" w:type="dxa"/>
            <w:tcPrChange w:id="147" w:author="Daniela" w:date="2026-06-17T15:40:00Z" w16du:dateUtc="2026-06-17T12:40:00Z">
              <w:tcPr>
                <w:tcW w:w="3116" w:type="dxa"/>
                <w:gridSpan w:val="3"/>
              </w:tcPr>
            </w:tcPrChange>
          </w:tcPr>
          <w:p w14:paraId="5FC34CF5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148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r w:rsidRPr="00C24CE2">
              <w:rPr>
                <w:rFonts w:ascii="Times New Roman" w:hAnsi="Times New Roman"/>
                <w:rPrChange w:id="149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  <w:t>3</w:t>
            </w:r>
            <w:ins w:id="150" w:author="Daniela" w:date="2026-06-17T15:39:00Z" w16du:dateUtc="2026-06-17T12:39:00Z">
              <w:r>
                <w:rPr>
                  <w:rFonts w:ascii="Times New Roman" w:hAnsi="Times New Roman"/>
                </w:rPr>
                <w:t>.</w:t>
              </w:r>
            </w:ins>
          </w:p>
        </w:tc>
        <w:tc>
          <w:tcPr>
            <w:tcW w:w="1950" w:type="dxa"/>
            <w:tcPrChange w:id="151" w:author="Daniela" w:date="2026-06-17T15:40:00Z" w16du:dateUtc="2026-06-17T12:40:00Z">
              <w:tcPr>
                <w:tcW w:w="3117" w:type="dxa"/>
                <w:gridSpan w:val="2"/>
              </w:tcPr>
            </w:tcPrChange>
          </w:tcPr>
          <w:p w14:paraId="626C4E2F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152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ins w:id="153" w:author="Daniela" w:date="2026-06-17T15:36:00Z" w16du:dateUtc="2026-06-17T12:36:00Z">
              <w:r w:rsidRPr="00C24CE2">
                <w:rPr>
                  <w:rFonts w:ascii="Times New Roman" w:hAnsi="Times New Roman"/>
                  <w:rPrChange w:id="154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Japonia</w:t>
              </w:r>
            </w:ins>
          </w:p>
        </w:tc>
        <w:tc>
          <w:tcPr>
            <w:tcW w:w="2405" w:type="dxa"/>
            <w:tcPrChange w:id="155" w:author="Daniela" w:date="2026-06-17T15:40:00Z" w16du:dateUtc="2026-06-17T12:40:00Z">
              <w:tcPr>
                <w:tcW w:w="3117" w:type="dxa"/>
              </w:tcPr>
            </w:tcPrChange>
          </w:tcPr>
          <w:p w14:paraId="70005297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156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ins w:id="157" w:author="Daniela" w:date="2026-06-17T15:37:00Z" w16du:dateUtc="2026-06-17T12:37:00Z">
              <w:r w:rsidRPr="00C24CE2">
                <w:rPr>
                  <w:rFonts w:ascii="Times New Roman" w:hAnsi="Times New Roman"/>
                  <w:rPrChange w:id="158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Asia</w:t>
              </w:r>
            </w:ins>
          </w:p>
        </w:tc>
      </w:tr>
      <w:tr w:rsidR="00232561" w14:paraId="12B58E7B" w14:textId="77777777" w:rsidTr="00232561">
        <w:trPr>
          <w:trHeight w:val="180"/>
        </w:trPr>
        <w:tc>
          <w:tcPr>
            <w:tcW w:w="839" w:type="dxa"/>
            <w:tcPrChange w:id="159" w:author="Daniela" w:date="2026-06-17T15:40:00Z" w16du:dateUtc="2026-06-17T12:40:00Z">
              <w:tcPr>
                <w:tcW w:w="3116" w:type="dxa"/>
                <w:gridSpan w:val="3"/>
              </w:tcPr>
            </w:tcPrChange>
          </w:tcPr>
          <w:p w14:paraId="17024634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160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r w:rsidRPr="00C24CE2">
              <w:rPr>
                <w:rFonts w:ascii="Times New Roman" w:hAnsi="Times New Roman"/>
                <w:rPrChange w:id="161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  <w:t>4</w:t>
            </w:r>
            <w:ins w:id="162" w:author="Daniela" w:date="2026-06-17T15:39:00Z" w16du:dateUtc="2026-06-17T12:39:00Z">
              <w:r>
                <w:rPr>
                  <w:rFonts w:ascii="Times New Roman" w:hAnsi="Times New Roman"/>
                </w:rPr>
                <w:t>.</w:t>
              </w:r>
            </w:ins>
          </w:p>
        </w:tc>
        <w:tc>
          <w:tcPr>
            <w:tcW w:w="1950" w:type="dxa"/>
            <w:tcPrChange w:id="163" w:author="Daniela" w:date="2026-06-17T15:40:00Z" w16du:dateUtc="2026-06-17T12:40:00Z">
              <w:tcPr>
                <w:tcW w:w="3117" w:type="dxa"/>
                <w:gridSpan w:val="2"/>
              </w:tcPr>
            </w:tcPrChange>
          </w:tcPr>
          <w:p w14:paraId="4D4BF1FC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164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ins w:id="165" w:author="Daniela" w:date="2026-06-17T15:36:00Z" w16du:dateUtc="2026-06-17T12:36:00Z">
              <w:r w:rsidRPr="00C24CE2">
                <w:rPr>
                  <w:rFonts w:ascii="Times New Roman" w:hAnsi="Times New Roman"/>
                  <w:rPrChange w:id="166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Rusia</w:t>
              </w:r>
            </w:ins>
          </w:p>
        </w:tc>
        <w:tc>
          <w:tcPr>
            <w:tcW w:w="2405" w:type="dxa"/>
            <w:tcPrChange w:id="167" w:author="Daniela" w:date="2026-06-17T15:40:00Z" w16du:dateUtc="2026-06-17T12:40:00Z">
              <w:tcPr>
                <w:tcW w:w="3117" w:type="dxa"/>
              </w:tcPr>
            </w:tcPrChange>
          </w:tcPr>
          <w:p w14:paraId="758F3A1E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168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ins w:id="169" w:author="Daniela" w:date="2026-06-17T15:37:00Z" w16du:dateUtc="2026-06-17T12:37:00Z">
              <w:r w:rsidRPr="00C24CE2">
                <w:rPr>
                  <w:rFonts w:ascii="Times New Roman" w:hAnsi="Times New Roman"/>
                  <w:rPrChange w:id="170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Europa/Asia</w:t>
              </w:r>
            </w:ins>
          </w:p>
        </w:tc>
      </w:tr>
      <w:tr w:rsidR="00232561" w14:paraId="2C33C903" w14:textId="77777777" w:rsidTr="00232561">
        <w:trPr>
          <w:trHeight w:val="60"/>
          <w:trPrChange w:id="171" w:author="Daniela" w:date="2026-06-17T15:40:00Z" w16du:dateUtc="2026-06-17T12:40:00Z">
            <w:trPr>
              <w:trHeight w:val="90"/>
            </w:trPr>
          </w:trPrChange>
        </w:trPr>
        <w:tc>
          <w:tcPr>
            <w:tcW w:w="839" w:type="dxa"/>
            <w:tcPrChange w:id="172" w:author="Daniela" w:date="2026-06-17T15:40:00Z" w16du:dateUtc="2026-06-17T12:40:00Z">
              <w:tcPr>
                <w:tcW w:w="3116" w:type="dxa"/>
                <w:gridSpan w:val="3"/>
              </w:tcPr>
            </w:tcPrChange>
          </w:tcPr>
          <w:p w14:paraId="5A27C8A4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173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r w:rsidRPr="00C24CE2">
              <w:rPr>
                <w:rFonts w:ascii="Times New Roman" w:hAnsi="Times New Roman"/>
                <w:rPrChange w:id="174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  <w:t>5</w:t>
            </w:r>
            <w:ins w:id="175" w:author="Daniela" w:date="2026-06-17T15:39:00Z" w16du:dateUtc="2026-06-17T12:39:00Z">
              <w:r>
                <w:rPr>
                  <w:rFonts w:ascii="Times New Roman" w:hAnsi="Times New Roman"/>
                </w:rPr>
                <w:t>.</w:t>
              </w:r>
            </w:ins>
          </w:p>
        </w:tc>
        <w:tc>
          <w:tcPr>
            <w:tcW w:w="1950" w:type="dxa"/>
            <w:tcPrChange w:id="176" w:author="Daniela" w:date="2026-06-17T15:40:00Z" w16du:dateUtc="2026-06-17T12:40:00Z">
              <w:tcPr>
                <w:tcW w:w="3117" w:type="dxa"/>
                <w:gridSpan w:val="2"/>
              </w:tcPr>
            </w:tcPrChange>
          </w:tcPr>
          <w:p w14:paraId="4349321D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177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ins w:id="178" w:author="Daniela" w:date="2026-06-17T15:36:00Z" w16du:dateUtc="2026-06-17T12:36:00Z">
              <w:r w:rsidRPr="00C24CE2">
                <w:rPr>
                  <w:rFonts w:ascii="Times New Roman" w:hAnsi="Times New Roman"/>
                  <w:rPrChange w:id="179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Germania</w:t>
              </w:r>
            </w:ins>
          </w:p>
        </w:tc>
        <w:tc>
          <w:tcPr>
            <w:tcW w:w="2405" w:type="dxa"/>
            <w:tcPrChange w:id="180" w:author="Daniela" w:date="2026-06-17T15:40:00Z" w16du:dateUtc="2026-06-17T12:40:00Z">
              <w:tcPr>
                <w:tcW w:w="3117" w:type="dxa"/>
              </w:tcPr>
            </w:tcPrChange>
          </w:tcPr>
          <w:p w14:paraId="6A146A02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181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ins w:id="182" w:author="Daniela" w:date="2026-06-17T15:37:00Z" w16du:dateUtc="2026-06-17T12:37:00Z">
              <w:r w:rsidRPr="00C24CE2">
                <w:rPr>
                  <w:rFonts w:ascii="Times New Roman" w:hAnsi="Times New Roman"/>
                  <w:rPrChange w:id="183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Europa</w:t>
              </w:r>
            </w:ins>
          </w:p>
        </w:tc>
      </w:tr>
      <w:tr w:rsidR="00232561" w14:paraId="27FF8ADB" w14:textId="77777777" w:rsidTr="00232561">
        <w:trPr>
          <w:trHeight w:val="60"/>
          <w:trPrChange w:id="184" w:author="Daniela" w:date="2026-06-17T15:40:00Z" w16du:dateUtc="2026-06-17T12:40:00Z">
            <w:trPr>
              <w:trHeight w:val="90"/>
            </w:trPr>
          </w:trPrChange>
        </w:trPr>
        <w:tc>
          <w:tcPr>
            <w:tcW w:w="839" w:type="dxa"/>
            <w:tcPrChange w:id="185" w:author="Daniela" w:date="2026-06-17T15:40:00Z" w16du:dateUtc="2026-06-17T12:40:00Z">
              <w:tcPr>
                <w:tcW w:w="3116" w:type="dxa"/>
                <w:gridSpan w:val="3"/>
              </w:tcPr>
            </w:tcPrChange>
          </w:tcPr>
          <w:p w14:paraId="59B33C59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186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ins w:id="187" w:author="Daniela" w:date="2026-06-17T15:35:00Z" w16du:dateUtc="2026-06-17T12:35:00Z">
              <w:r w:rsidRPr="00C24CE2">
                <w:rPr>
                  <w:rFonts w:ascii="Times New Roman" w:hAnsi="Times New Roman"/>
                  <w:rPrChange w:id="188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6</w:t>
              </w:r>
            </w:ins>
            <w:ins w:id="189" w:author="Daniela" w:date="2026-06-17T15:39:00Z" w16du:dateUtc="2026-06-17T12:39:00Z">
              <w:r>
                <w:rPr>
                  <w:rFonts w:ascii="Times New Roman" w:hAnsi="Times New Roman"/>
                </w:rPr>
                <w:t>.</w:t>
              </w:r>
            </w:ins>
          </w:p>
        </w:tc>
        <w:tc>
          <w:tcPr>
            <w:tcW w:w="1950" w:type="dxa"/>
            <w:tcPrChange w:id="190" w:author="Daniela" w:date="2026-06-17T15:40:00Z" w16du:dateUtc="2026-06-17T12:40:00Z">
              <w:tcPr>
                <w:tcW w:w="3117" w:type="dxa"/>
                <w:gridSpan w:val="2"/>
              </w:tcPr>
            </w:tcPrChange>
          </w:tcPr>
          <w:p w14:paraId="4C1F0E61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191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ins w:id="192" w:author="Daniela" w:date="2026-06-17T15:36:00Z" w16du:dateUtc="2026-06-17T12:36:00Z">
              <w:r w:rsidRPr="00C24CE2">
                <w:rPr>
                  <w:rFonts w:ascii="Times New Roman" w:hAnsi="Times New Roman"/>
                  <w:rPrChange w:id="193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Franța</w:t>
              </w:r>
            </w:ins>
          </w:p>
        </w:tc>
        <w:tc>
          <w:tcPr>
            <w:tcW w:w="2405" w:type="dxa"/>
            <w:tcPrChange w:id="194" w:author="Daniela" w:date="2026-06-17T15:40:00Z" w16du:dateUtc="2026-06-17T12:40:00Z">
              <w:tcPr>
                <w:tcW w:w="3117" w:type="dxa"/>
              </w:tcPr>
            </w:tcPrChange>
          </w:tcPr>
          <w:p w14:paraId="5E77763A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195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ins w:id="196" w:author="Daniela" w:date="2026-06-17T15:37:00Z" w16du:dateUtc="2026-06-17T12:37:00Z">
              <w:r w:rsidRPr="00C24CE2">
                <w:rPr>
                  <w:rFonts w:ascii="Times New Roman" w:hAnsi="Times New Roman"/>
                  <w:rPrChange w:id="197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Europa</w:t>
              </w:r>
            </w:ins>
          </w:p>
        </w:tc>
      </w:tr>
      <w:tr w:rsidR="00232561" w14:paraId="2F4BCE14" w14:textId="77777777" w:rsidTr="00232561">
        <w:trPr>
          <w:trHeight w:val="60"/>
          <w:trPrChange w:id="198" w:author="Daniela" w:date="2026-06-17T15:40:00Z" w16du:dateUtc="2026-06-17T12:40:00Z">
            <w:trPr>
              <w:trHeight w:val="90"/>
            </w:trPr>
          </w:trPrChange>
        </w:trPr>
        <w:tc>
          <w:tcPr>
            <w:tcW w:w="839" w:type="dxa"/>
            <w:tcPrChange w:id="199" w:author="Daniela" w:date="2026-06-17T15:40:00Z" w16du:dateUtc="2026-06-17T12:40:00Z">
              <w:tcPr>
                <w:tcW w:w="3116" w:type="dxa"/>
                <w:gridSpan w:val="3"/>
              </w:tcPr>
            </w:tcPrChange>
          </w:tcPr>
          <w:p w14:paraId="117EA9BC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200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ins w:id="201" w:author="Daniela" w:date="2026-06-17T15:35:00Z" w16du:dateUtc="2026-06-17T12:35:00Z">
              <w:r w:rsidRPr="00C24CE2">
                <w:rPr>
                  <w:rFonts w:ascii="Times New Roman" w:hAnsi="Times New Roman"/>
                  <w:rPrChange w:id="202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7</w:t>
              </w:r>
            </w:ins>
            <w:ins w:id="203" w:author="Daniela" w:date="2026-06-17T15:39:00Z" w16du:dateUtc="2026-06-17T12:39:00Z">
              <w:r>
                <w:rPr>
                  <w:rFonts w:ascii="Times New Roman" w:hAnsi="Times New Roman"/>
                </w:rPr>
                <w:t>.</w:t>
              </w:r>
            </w:ins>
          </w:p>
        </w:tc>
        <w:tc>
          <w:tcPr>
            <w:tcW w:w="1950" w:type="dxa"/>
            <w:tcPrChange w:id="204" w:author="Daniela" w:date="2026-06-17T15:40:00Z" w16du:dateUtc="2026-06-17T12:40:00Z">
              <w:tcPr>
                <w:tcW w:w="3117" w:type="dxa"/>
                <w:gridSpan w:val="2"/>
              </w:tcPr>
            </w:tcPrChange>
          </w:tcPr>
          <w:p w14:paraId="43425149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205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ins w:id="206" w:author="Daniela" w:date="2026-06-17T15:36:00Z" w16du:dateUtc="2026-06-17T12:36:00Z">
              <w:r w:rsidRPr="00C24CE2">
                <w:rPr>
                  <w:rFonts w:ascii="Times New Roman" w:hAnsi="Times New Roman"/>
                  <w:rPrChange w:id="207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Regatul Unit</w:t>
              </w:r>
            </w:ins>
          </w:p>
        </w:tc>
        <w:tc>
          <w:tcPr>
            <w:tcW w:w="2405" w:type="dxa"/>
            <w:tcPrChange w:id="208" w:author="Daniela" w:date="2026-06-17T15:40:00Z" w16du:dateUtc="2026-06-17T12:40:00Z">
              <w:tcPr>
                <w:tcW w:w="3117" w:type="dxa"/>
              </w:tcPr>
            </w:tcPrChange>
          </w:tcPr>
          <w:p w14:paraId="62353C01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209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ins w:id="210" w:author="Daniela" w:date="2026-06-17T15:37:00Z" w16du:dateUtc="2026-06-17T12:37:00Z">
              <w:r w:rsidRPr="00C24CE2">
                <w:rPr>
                  <w:rFonts w:ascii="Times New Roman" w:hAnsi="Times New Roman"/>
                  <w:rPrChange w:id="211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Europa</w:t>
              </w:r>
            </w:ins>
          </w:p>
        </w:tc>
      </w:tr>
      <w:tr w:rsidR="00232561" w14:paraId="6293F960" w14:textId="77777777" w:rsidTr="00232561">
        <w:trPr>
          <w:trHeight w:val="60"/>
          <w:trPrChange w:id="212" w:author="Daniela" w:date="2026-06-17T15:40:00Z" w16du:dateUtc="2026-06-17T12:40:00Z">
            <w:trPr>
              <w:trHeight w:val="90"/>
            </w:trPr>
          </w:trPrChange>
        </w:trPr>
        <w:tc>
          <w:tcPr>
            <w:tcW w:w="839" w:type="dxa"/>
            <w:tcPrChange w:id="213" w:author="Daniela" w:date="2026-06-17T15:40:00Z" w16du:dateUtc="2026-06-17T12:40:00Z">
              <w:tcPr>
                <w:tcW w:w="3116" w:type="dxa"/>
                <w:gridSpan w:val="3"/>
              </w:tcPr>
            </w:tcPrChange>
          </w:tcPr>
          <w:p w14:paraId="0A2D9555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214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r w:rsidRPr="00C24CE2">
              <w:rPr>
                <w:rFonts w:ascii="Times New Roman" w:hAnsi="Times New Roman"/>
                <w:rPrChange w:id="215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  <w:t>8</w:t>
            </w:r>
            <w:ins w:id="216" w:author="Daniela" w:date="2026-06-17T15:39:00Z" w16du:dateUtc="2026-06-17T12:39:00Z">
              <w:r>
                <w:rPr>
                  <w:rFonts w:ascii="Times New Roman" w:hAnsi="Times New Roman"/>
                </w:rPr>
                <w:t>.</w:t>
              </w:r>
            </w:ins>
          </w:p>
        </w:tc>
        <w:tc>
          <w:tcPr>
            <w:tcW w:w="1950" w:type="dxa"/>
            <w:tcPrChange w:id="217" w:author="Daniela" w:date="2026-06-17T15:40:00Z" w16du:dateUtc="2026-06-17T12:40:00Z">
              <w:tcPr>
                <w:tcW w:w="3117" w:type="dxa"/>
                <w:gridSpan w:val="2"/>
              </w:tcPr>
            </w:tcPrChange>
          </w:tcPr>
          <w:p w14:paraId="11C69CF9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218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ins w:id="219" w:author="Daniela" w:date="2026-06-17T15:37:00Z" w16du:dateUtc="2026-06-17T12:37:00Z">
              <w:r w:rsidRPr="00C24CE2">
                <w:rPr>
                  <w:rFonts w:ascii="Times New Roman" w:hAnsi="Times New Roman"/>
                  <w:rPrChange w:id="220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Statele Unite</w:t>
              </w:r>
            </w:ins>
          </w:p>
        </w:tc>
        <w:tc>
          <w:tcPr>
            <w:tcW w:w="2405" w:type="dxa"/>
            <w:tcPrChange w:id="221" w:author="Daniela" w:date="2026-06-17T15:40:00Z" w16du:dateUtc="2026-06-17T12:40:00Z">
              <w:tcPr>
                <w:tcW w:w="3117" w:type="dxa"/>
              </w:tcPr>
            </w:tcPrChange>
          </w:tcPr>
          <w:p w14:paraId="0B80ADB0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222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ins w:id="223" w:author="Daniela" w:date="2026-06-17T15:38:00Z" w16du:dateUtc="2026-06-17T12:38:00Z">
              <w:r w:rsidRPr="00C24CE2">
                <w:rPr>
                  <w:rFonts w:ascii="Times New Roman" w:hAnsi="Times New Roman"/>
                  <w:rPrChange w:id="224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America de Nord</w:t>
              </w:r>
            </w:ins>
          </w:p>
        </w:tc>
      </w:tr>
      <w:tr w:rsidR="00232561" w14:paraId="4C288226" w14:textId="77777777" w:rsidTr="00232561">
        <w:trPr>
          <w:trHeight w:val="60"/>
          <w:trPrChange w:id="225" w:author="Daniela" w:date="2026-06-17T15:40:00Z" w16du:dateUtc="2026-06-17T12:40:00Z">
            <w:trPr>
              <w:trHeight w:val="90"/>
            </w:trPr>
          </w:trPrChange>
        </w:trPr>
        <w:tc>
          <w:tcPr>
            <w:tcW w:w="839" w:type="dxa"/>
            <w:tcPrChange w:id="226" w:author="Daniela" w:date="2026-06-17T15:40:00Z" w16du:dateUtc="2026-06-17T12:40:00Z">
              <w:tcPr>
                <w:tcW w:w="3116" w:type="dxa"/>
                <w:gridSpan w:val="3"/>
              </w:tcPr>
            </w:tcPrChange>
          </w:tcPr>
          <w:p w14:paraId="61D2B9CE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227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ins w:id="228" w:author="Daniela" w:date="2026-06-17T15:36:00Z" w16du:dateUtc="2026-06-17T12:36:00Z">
              <w:r w:rsidRPr="00C24CE2">
                <w:rPr>
                  <w:rFonts w:ascii="Times New Roman" w:hAnsi="Times New Roman"/>
                  <w:rPrChange w:id="229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9</w:t>
              </w:r>
            </w:ins>
            <w:ins w:id="230" w:author="Daniela" w:date="2026-06-17T15:39:00Z" w16du:dateUtc="2026-06-17T12:39:00Z">
              <w:r>
                <w:rPr>
                  <w:rFonts w:ascii="Times New Roman" w:hAnsi="Times New Roman"/>
                </w:rPr>
                <w:t>.</w:t>
              </w:r>
            </w:ins>
          </w:p>
        </w:tc>
        <w:tc>
          <w:tcPr>
            <w:tcW w:w="1950" w:type="dxa"/>
            <w:tcPrChange w:id="231" w:author="Daniela" w:date="2026-06-17T15:40:00Z" w16du:dateUtc="2026-06-17T12:40:00Z">
              <w:tcPr>
                <w:tcW w:w="3117" w:type="dxa"/>
                <w:gridSpan w:val="2"/>
              </w:tcPr>
            </w:tcPrChange>
          </w:tcPr>
          <w:p w14:paraId="6C2EFD2F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232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ins w:id="233" w:author="Daniela" w:date="2026-06-17T15:37:00Z" w16du:dateUtc="2026-06-17T12:37:00Z">
              <w:r w:rsidRPr="00C24CE2">
                <w:rPr>
                  <w:rFonts w:ascii="Times New Roman" w:hAnsi="Times New Roman"/>
                  <w:rPrChange w:id="234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Brazilia</w:t>
              </w:r>
            </w:ins>
          </w:p>
        </w:tc>
        <w:tc>
          <w:tcPr>
            <w:tcW w:w="2405" w:type="dxa"/>
            <w:tcPrChange w:id="235" w:author="Daniela" w:date="2026-06-17T15:40:00Z" w16du:dateUtc="2026-06-17T12:40:00Z">
              <w:tcPr>
                <w:tcW w:w="3117" w:type="dxa"/>
              </w:tcPr>
            </w:tcPrChange>
          </w:tcPr>
          <w:p w14:paraId="61B3DCBF" w14:textId="77777777" w:rsidR="00232561" w:rsidRPr="00C24CE2" w:rsidRDefault="00232561" w:rsidP="00232561">
            <w:pPr>
              <w:ind w:firstLine="0"/>
              <w:jc w:val="center"/>
              <w:rPr>
                <w:rFonts w:ascii="Times New Roman" w:hAnsi="Times New Roman"/>
                <w:rPrChange w:id="236" w:author="Daniela" w:date="2026-06-17T15:38:00Z" w16du:dateUtc="2026-06-17T12:38:00Z">
                  <w:rPr>
                    <w:rFonts w:ascii="Times New Roman" w:hAnsi="Times New Roman"/>
                    <w:i/>
                    <w:iCs/>
                  </w:rPr>
                </w:rPrChange>
              </w:rPr>
            </w:pPr>
            <w:ins w:id="237" w:author="Daniela" w:date="2026-06-17T15:38:00Z" w16du:dateUtc="2026-06-17T12:38:00Z">
              <w:r w:rsidRPr="00C24CE2">
                <w:rPr>
                  <w:rFonts w:ascii="Times New Roman" w:hAnsi="Times New Roman"/>
                  <w:rPrChange w:id="238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America de Sud</w:t>
              </w:r>
            </w:ins>
          </w:p>
        </w:tc>
      </w:tr>
      <w:tr w:rsidR="00232561" w14:paraId="40CE057B" w14:textId="77777777" w:rsidTr="00232561">
        <w:trPr>
          <w:trHeight w:val="60"/>
          <w:ins w:id="239" w:author="Daniela" w:date="2026-06-17T15:35:00Z"/>
          <w:trPrChange w:id="240" w:author="Daniela" w:date="2026-06-17T15:40:00Z" w16du:dateUtc="2026-06-17T12:40:00Z">
            <w:trPr>
              <w:trHeight w:val="90"/>
            </w:trPr>
          </w:trPrChange>
        </w:trPr>
        <w:tc>
          <w:tcPr>
            <w:tcW w:w="839" w:type="dxa"/>
            <w:tcPrChange w:id="241" w:author="Daniela" w:date="2026-06-17T15:40:00Z" w16du:dateUtc="2026-06-17T12:40:00Z">
              <w:tcPr>
                <w:tcW w:w="3116" w:type="dxa"/>
                <w:gridSpan w:val="3"/>
              </w:tcPr>
            </w:tcPrChange>
          </w:tcPr>
          <w:p w14:paraId="4915C1D2" w14:textId="77777777" w:rsidR="00232561" w:rsidRPr="00C24CE2" w:rsidRDefault="00232561" w:rsidP="00232561">
            <w:pPr>
              <w:ind w:firstLine="0"/>
              <w:jc w:val="center"/>
              <w:rPr>
                <w:ins w:id="242" w:author="Daniela" w:date="2026-06-17T15:35:00Z" w16du:dateUtc="2026-06-17T12:35:00Z"/>
                <w:rFonts w:ascii="Times New Roman" w:hAnsi="Times New Roman"/>
                <w:rPrChange w:id="243" w:author="Daniela" w:date="2026-06-17T15:38:00Z" w16du:dateUtc="2026-06-17T12:38:00Z">
                  <w:rPr>
                    <w:ins w:id="244" w:author="Daniela" w:date="2026-06-17T15:35:00Z" w16du:dateUtc="2026-06-17T12:35:00Z"/>
                    <w:rFonts w:ascii="Times New Roman" w:hAnsi="Times New Roman"/>
                    <w:i/>
                    <w:iCs/>
                  </w:rPr>
                </w:rPrChange>
              </w:rPr>
            </w:pPr>
            <w:ins w:id="245" w:author="Daniela" w:date="2026-06-17T15:36:00Z" w16du:dateUtc="2026-06-17T12:36:00Z">
              <w:r w:rsidRPr="00C24CE2">
                <w:rPr>
                  <w:rFonts w:ascii="Times New Roman" w:hAnsi="Times New Roman"/>
                  <w:rPrChange w:id="246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10</w:t>
              </w:r>
            </w:ins>
            <w:ins w:id="247" w:author="Daniela" w:date="2026-06-17T15:39:00Z" w16du:dateUtc="2026-06-17T12:39:00Z">
              <w:r>
                <w:rPr>
                  <w:rFonts w:ascii="Times New Roman" w:hAnsi="Times New Roman"/>
                </w:rPr>
                <w:t>.</w:t>
              </w:r>
            </w:ins>
          </w:p>
        </w:tc>
        <w:tc>
          <w:tcPr>
            <w:tcW w:w="1950" w:type="dxa"/>
            <w:tcPrChange w:id="248" w:author="Daniela" w:date="2026-06-17T15:40:00Z" w16du:dateUtc="2026-06-17T12:40:00Z">
              <w:tcPr>
                <w:tcW w:w="3117" w:type="dxa"/>
                <w:gridSpan w:val="2"/>
              </w:tcPr>
            </w:tcPrChange>
          </w:tcPr>
          <w:p w14:paraId="62B98335" w14:textId="77777777" w:rsidR="00232561" w:rsidRPr="00C24CE2" w:rsidRDefault="00232561" w:rsidP="00232561">
            <w:pPr>
              <w:ind w:firstLine="0"/>
              <w:jc w:val="center"/>
              <w:rPr>
                <w:ins w:id="249" w:author="Daniela" w:date="2026-06-17T15:35:00Z" w16du:dateUtc="2026-06-17T12:35:00Z"/>
                <w:rFonts w:ascii="Times New Roman" w:hAnsi="Times New Roman"/>
                <w:rPrChange w:id="250" w:author="Daniela" w:date="2026-06-17T15:38:00Z" w16du:dateUtc="2026-06-17T12:38:00Z">
                  <w:rPr>
                    <w:ins w:id="251" w:author="Daniela" w:date="2026-06-17T15:35:00Z" w16du:dateUtc="2026-06-17T12:35:00Z"/>
                    <w:rFonts w:ascii="Times New Roman" w:hAnsi="Times New Roman"/>
                    <w:i/>
                    <w:iCs/>
                  </w:rPr>
                </w:rPrChange>
              </w:rPr>
            </w:pPr>
            <w:ins w:id="252" w:author="Daniela" w:date="2026-06-17T15:37:00Z" w16du:dateUtc="2026-06-17T12:37:00Z">
              <w:r w:rsidRPr="00C24CE2">
                <w:rPr>
                  <w:rFonts w:ascii="Times New Roman" w:hAnsi="Times New Roman"/>
                  <w:rPrChange w:id="253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Australia</w:t>
              </w:r>
            </w:ins>
          </w:p>
        </w:tc>
        <w:tc>
          <w:tcPr>
            <w:tcW w:w="2405" w:type="dxa"/>
            <w:tcPrChange w:id="254" w:author="Daniela" w:date="2026-06-17T15:40:00Z" w16du:dateUtc="2026-06-17T12:40:00Z">
              <w:tcPr>
                <w:tcW w:w="3117" w:type="dxa"/>
              </w:tcPr>
            </w:tcPrChange>
          </w:tcPr>
          <w:p w14:paraId="01EB7401" w14:textId="77777777" w:rsidR="00232561" w:rsidRPr="00C24CE2" w:rsidRDefault="00232561" w:rsidP="00232561">
            <w:pPr>
              <w:ind w:firstLine="0"/>
              <w:jc w:val="center"/>
              <w:rPr>
                <w:ins w:id="255" w:author="Daniela" w:date="2026-06-17T15:35:00Z" w16du:dateUtc="2026-06-17T12:35:00Z"/>
                <w:rFonts w:ascii="Times New Roman" w:hAnsi="Times New Roman"/>
                <w:rPrChange w:id="256" w:author="Daniela" w:date="2026-06-17T15:38:00Z" w16du:dateUtc="2026-06-17T12:38:00Z">
                  <w:rPr>
                    <w:ins w:id="257" w:author="Daniela" w:date="2026-06-17T15:35:00Z" w16du:dateUtc="2026-06-17T12:35:00Z"/>
                    <w:rFonts w:ascii="Times New Roman" w:hAnsi="Times New Roman"/>
                    <w:i/>
                    <w:iCs/>
                  </w:rPr>
                </w:rPrChange>
              </w:rPr>
            </w:pPr>
            <w:ins w:id="258" w:author="Daniela" w:date="2026-06-17T15:38:00Z" w16du:dateUtc="2026-06-17T12:38:00Z">
              <w:r w:rsidRPr="00C24CE2">
                <w:rPr>
                  <w:rFonts w:ascii="Times New Roman" w:hAnsi="Times New Roman"/>
                  <w:rPrChange w:id="259" w:author="Daniela" w:date="2026-06-17T15:38:00Z" w16du:dateUtc="2026-06-17T12:38:00Z">
                    <w:rPr>
                      <w:rFonts w:ascii="Times New Roman" w:hAnsi="Times New Roman"/>
                      <w:i/>
                      <w:iCs/>
                    </w:rPr>
                  </w:rPrChange>
                </w:rPr>
                <w:t>Oceania</w:t>
              </w:r>
            </w:ins>
          </w:p>
        </w:tc>
      </w:tr>
    </w:tbl>
    <w:p w14:paraId="6B9D1986" w14:textId="77777777" w:rsidR="00232561" w:rsidRDefault="00232561" w:rsidP="00232561">
      <w:pPr>
        <w:jc w:val="both"/>
        <w:rPr>
          <w:rFonts w:ascii="Times New Roman" w:hAnsi="Times New Roman"/>
        </w:rPr>
      </w:pPr>
    </w:p>
    <w:p w14:paraId="478F1ED8" w14:textId="77777777" w:rsidR="00232561" w:rsidRDefault="00232561" w:rsidP="00232561">
      <w:pPr>
        <w:jc w:val="both"/>
        <w:rPr>
          <w:rFonts w:ascii="Times New Roman" w:hAnsi="Times New Roman"/>
        </w:rPr>
      </w:pPr>
    </w:p>
    <w:p w14:paraId="6C944CE4" w14:textId="77777777" w:rsidR="00232561" w:rsidRDefault="00232561" w:rsidP="00232561">
      <w:pPr>
        <w:jc w:val="both"/>
        <w:rPr>
          <w:rFonts w:ascii="Times New Roman" w:hAnsi="Times New Roman"/>
          <w:i/>
          <w:iCs/>
        </w:rPr>
      </w:pPr>
    </w:p>
    <w:p w14:paraId="75DB045E" w14:textId="77777777" w:rsidR="003C715C" w:rsidRDefault="003C715C" w:rsidP="003C715C">
      <w:pPr>
        <w:jc w:val="center"/>
        <w:rPr>
          <w:rFonts w:ascii="Times New Roman" w:hAnsi="Times New Roman"/>
          <w:i/>
          <w:iCs/>
        </w:rPr>
      </w:pPr>
    </w:p>
    <w:p w14:paraId="322888F9" w14:textId="77777777" w:rsidR="00232561" w:rsidRDefault="00232561" w:rsidP="00232561">
      <w:pPr>
        <w:jc w:val="both"/>
        <w:rPr>
          <w:rFonts w:ascii="Times New Roman" w:hAnsi="Times New Roman"/>
          <w:i/>
          <w:iCs/>
        </w:rPr>
      </w:pPr>
    </w:p>
    <w:p w14:paraId="50735EF7" w14:textId="644CF717" w:rsidR="00232561" w:rsidRDefault="00232561" w:rsidP="00232561">
      <w:pPr>
        <w:jc w:val="both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 xml:space="preserve">                                                                                                                            </w:t>
      </w:r>
    </w:p>
    <w:p w14:paraId="495462EF" w14:textId="0EF6E173" w:rsidR="00197FF5" w:rsidRPr="00232561" w:rsidRDefault="00232561">
      <w:pPr>
        <w:jc w:val="center"/>
        <w:rPr>
          <w:rFonts w:ascii="Times New Roman" w:hAnsi="Times New Roman"/>
          <w:i/>
          <w:iCs/>
        </w:rPr>
        <w:pPrChange w:id="260" w:author="Daniela" w:date="2026-06-16T21:39:00Z" w16du:dateUtc="2026-06-16T18:39:00Z">
          <w:pPr/>
        </w:pPrChange>
      </w:pPr>
      <w:r w:rsidRPr="00232561">
        <w:rPr>
          <w:rFonts w:ascii="Times New Roman" w:hAnsi="Times New Roman"/>
          <w:i/>
          <w:iCs/>
        </w:rPr>
        <w:t>Tabelul 3.2 Țările incluse în analiză</w:t>
      </w:r>
    </w:p>
    <w:p w14:paraId="183BCFD2" w14:textId="77777777" w:rsidR="00496FD1" w:rsidRPr="00DF1AF9" w:rsidRDefault="002169AB">
      <w:pPr>
        <w:pStyle w:val="Heading3"/>
        <w:jc w:val="both"/>
        <w:rPr>
          <w:rFonts w:ascii="Times New Roman" w:hAnsi="Times New Roman"/>
          <w:color w:val="auto"/>
        </w:rPr>
        <w:pPrChange w:id="261" w:author="Daniela" w:date="2026-06-16T21:39:00Z" w16du:dateUtc="2026-06-16T18:39:00Z">
          <w:pPr>
            <w:pStyle w:val="Heading3"/>
          </w:pPr>
        </w:pPrChange>
      </w:pPr>
      <w:bookmarkStart w:id="262" w:name="_Toc231638698"/>
      <w:r w:rsidRPr="00DF1AF9">
        <w:rPr>
          <w:rFonts w:ascii="Times New Roman" w:hAnsi="Times New Roman"/>
          <w:color w:val="auto"/>
        </w:rPr>
        <w:t>3.1.2 Descrierea variabilelor</w:t>
      </w:r>
      <w:bookmarkEnd w:id="262"/>
      <w:commentRangeStart w:id="263"/>
    </w:p>
    <w:p w14:paraId="49A06210" w14:textId="41D6D16D" w:rsidR="00496FD1" w:rsidRPr="00DF1AF9" w:rsidRDefault="002169AB">
      <w:pPr>
        <w:jc w:val="both"/>
        <w:rPr>
          <w:rFonts w:ascii="Times New Roman" w:hAnsi="Times New Roman"/>
        </w:rPr>
        <w:pPrChange w:id="264" w:author="Daniela" w:date="2026-06-16T21:39:00Z" w16du:dateUtc="2026-06-16T18:39:00Z">
          <w:pPr/>
        </w:pPrChange>
      </w:pPr>
      <w:r w:rsidRPr="00DF1AF9">
        <w:rPr>
          <w:rFonts w:ascii="Times New Roman" w:hAnsi="Times New Roman"/>
        </w:rPr>
        <w:t xml:space="preserve">Pentru a cuprinde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analiz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c</w:t>
      </w:r>
      <w:r w:rsidR="007C11FA">
        <w:rPr>
          <w:rFonts w:ascii="Times New Roman" w:hAnsi="Times New Roman"/>
        </w:rPr>
        <w:t>â</w:t>
      </w:r>
      <w:r w:rsidRPr="00DF1AF9">
        <w:rPr>
          <w:rFonts w:ascii="Times New Roman" w:hAnsi="Times New Roman"/>
        </w:rPr>
        <w:t>t mai bine impactul atacurilor cibernetice, am folosit un set de date care are informa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 xml:space="preserve">ii la nivel de incident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care cuprinde at</w:t>
      </w:r>
      <w:r w:rsidR="007C11FA">
        <w:rPr>
          <w:rFonts w:ascii="Times New Roman" w:hAnsi="Times New Roman"/>
        </w:rPr>
        <w:t>â</w:t>
      </w:r>
      <w:r w:rsidRPr="00DF1AF9">
        <w:rPr>
          <w:rFonts w:ascii="Times New Roman" w:hAnsi="Times New Roman"/>
        </w:rPr>
        <w:t>t variabile cantitative, c</w:t>
      </w:r>
      <w:r w:rsidR="007C11FA">
        <w:rPr>
          <w:rFonts w:ascii="Times New Roman" w:hAnsi="Times New Roman"/>
        </w:rPr>
        <w:t>â</w:t>
      </w:r>
      <w:r w:rsidRPr="00DF1AF9">
        <w:rPr>
          <w:rFonts w:ascii="Times New Roman" w:hAnsi="Times New Roman"/>
        </w:rPr>
        <w:t xml:space="preserve">t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variabile categoriale. Am utilizat variabila Country care reprezint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 xml:space="preserve">ara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care a avut loc atacul, aceasta fiind o variabil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categorial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nominal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. Scopul acestei variabile este de a identifica diferen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 xml:space="preserve">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 xml:space="preserve">ntre </w:t>
      </w:r>
      <w:r w:rsidR="007C11FA">
        <w:rPr>
          <w:rFonts w:ascii="Times New Roman" w:hAnsi="Times New Roman"/>
        </w:rPr>
        <w:t>ță</w:t>
      </w:r>
      <w:r w:rsidRPr="00DF1AF9">
        <w:rPr>
          <w:rFonts w:ascii="Times New Roman" w:hAnsi="Times New Roman"/>
        </w:rPr>
        <w:t>ri cu nivel economic diferit.  Variabila Year indic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anul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 xml:space="preserve">n care s-a produs incidentul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este o variabil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discret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. </w:t>
      </w:r>
      <w:commentRangeEnd w:id="263"/>
      <w:r w:rsidR="00170E0E" w:rsidRPr="00DF1AF9">
        <w:rPr>
          <w:rStyle w:val="CommentReference"/>
          <w:rFonts w:ascii="Times New Roman" w:hAnsi="Times New Roman"/>
          <w:sz w:val="24"/>
          <w:szCs w:val="24"/>
        </w:rPr>
        <w:commentReference w:id="263"/>
      </w:r>
    </w:p>
    <w:p w14:paraId="28DED130" w14:textId="74D1DBA1" w:rsidR="00496FD1" w:rsidRPr="00DF1AF9" w:rsidRDefault="002169AB">
      <w:pPr>
        <w:jc w:val="both"/>
        <w:pPrChange w:id="265" w:author="Daniela" w:date="2026-06-16T21:39:00Z" w16du:dateUtc="2026-06-16T18:39:00Z">
          <w:pPr/>
        </w:pPrChange>
      </w:pPr>
      <w:r w:rsidRPr="00DF1AF9">
        <w:rPr>
          <w:rFonts w:ascii="Times New Roman" w:hAnsi="Times New Roman"/>
        </w:rPr>
        <w:t xml:space="preserve">Variabilele Attack Type, Target Industry, Attack Source, Security Vulnerability Type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Defense Mechanism Used sunt folosite pentru a descrie caracteristicile atacurilor, cum ar fi: tipul atacului, industria afectat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, mecanismele de ap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rare utilizate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 xml:space="preserve">mpotriva atacurilor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 xml:space="preserve">i  sunt variabile categoriale nominale. Acestea sunt incluse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modele sub form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de variabile dummy pentru a eviden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ia diferen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ele structurale dintre categorii.</w:t>
      </w:r>
    </w:p>
    <w:p w14:paraId="070BDBF5" w14:textId="68B7F2A4" w:rsidR="00496FD1" w:rsidRDefault="002169AB" w:rsidP="00197FF5">
      <w:pPr>
        <w:jc w:val="both"/>
        <w:rPr>
          <w:rFonts w:ascii="Times New Roman" w:hAnsi="Times New Roman"/>
        </w:rPr>
      </w:pPr>
      <w:r w:rsidRPr="00DF1AF9">
        <w:rPr>
          <w:rFonts w:ascii="Times New Roman" w:hAnsi="Times New Roman"/>
        </w:rPr>
        <w:t xml:space="preserve">  Industriile afectate de atacurile cibernetice includ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apte ramuri economice: tehnologia informa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iei, sectorul bancar, domeniul medical, educa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ia, telecomunica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iile, administra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ia public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, comer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. Sectorul IT este afectat cel mai frecvent, av</w:t>
      </w:r>
      <w:r w:rsidR="007C11FA">
        <w:rPr>
          <w:rFonts w:ascii="Times New Roman" w:hAnsi="Times New Roman"/>
        </w:rPr>
        <w:t>â</w:t>
      </w:r>
      <w:r w:rsidRPr="00DF1AF9">
        <w:rPr>
          <w:rFonts w:ascii="Times New Roman" w:hAnsi="Times New Roman"/>
        </w:rPr>
        <w:t xml:space="preserve">nd 478 de incidente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nregistrate, ceea ce arat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c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sistemele informatice sunt expuse atacururilor cibernetice. Pe locul al doilea se afl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sectorul bancar, cu 455 de incidente, deoarece majoritatea atacurilor cibernetice au ca scop ob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inerea unor beneficii financiare.</w:t>
      </w:r>
    </w:p>
    <w:p w14:paraId="46F48AC0" w14:textId="33C53511" w:rsidR="00F570EA" w:rsidRDefault="00F570EA" w:rsidP="00F570EA">
      <w:pPr>
        <w:jc w:val="both"/>
        <w:rPr>
          <w:rFonts w:ascii="Times New Roman" w:hAnsi="Times New Roman"/>
        </w:rPr>
      </w:pPr>
    </w:p>
    <w:p w14:paraId="20C707FE" w14:textId="409AB9D7" w:rsidR="00F570EA" w:rsidRPr="00DF1AF9" w:rsidRDefault="00170E0E" w:rsidP="00F570EA">
      <w:pPr>
        <w:jc w:val="both"/>
      </w:pPr>
      <w:r w:rsidRPr="00DF1AF9">
        <w:rPr>
          <w:rFonts w:ascii="Times New Roman" w:hAnsi="Times New Roman"/>
        </w:rPr>
        <w:lastRenderedPageBreak/>
        <w:drawing>
          <wp:anchor distT="0" distB="0" distL="114300" distR="114300" simplePos="0" relativeHeight="251659264" behindDoc="1" locked="0" layoutInCell="1" allowOverlap="1" wp14:anchorId="69B17A97" wp14:editId="0AD84DC4">
            <wp:simplePos x="0" y="0"/>
            <wp:positionH relativeFrom="margin">
              <wp:align>center</wp:align>
            </wp:positionH>
            <wp:positionV relativeFrom="page">
              <wp:posOffset>756969</wp:posOffset>
            </wp:positionV>
            <wp:extent cx="3940175" cy="2459990"/>
            <wp:effectExtent l="0" t="0" r="3175" b="0"/>
            <wp:wrapNone/>
            <wp:docPr id="1483005603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rcRect b="5694"/>
                    <a:stretch>
                      <a:fillRect/>
                    </a:stretch>
                  </pic:blipFill>
                  <pic:spPr>
                    <a:xfrm>
                      <a:off x="0" y="0"/>
                      <a:ext cx="3940175" cy="24599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01FE59" w14:textId="27F340F9" w:rsidR="00496FD1" w:rsidRPr="00DF1AF9" w:rsidRDefault="00496FD1">
      <w:pPr>
        <w:rPr>
          <w:rFonts w:ascii="Times New Roman" w:hAnsi="Times New Roman"/>
        </w:rPr>
      </w:pPr>
    </w:p>
    <w:p w14:paraId="00878CF4" w14:textId="77777777" w:rsidR="00496FD1" w:rsidRPr="00DF1AF9" w:rsidRDefault="00496FD1">
      <w:pPr>
        <w:rPr>
          <w:rFonts w:ascii="Times New Roman" w:hAnsi="Times New Roman"/>
        </w:rPr>
      </w:pPr>
    </w:p>
    <w:p w14:paraId="6B37206A" w14:textId="62469CF5" w:rsidR="00496FD1" w:rsidRPr="00DF1AF9" w:rsidRDefault="00496FD1"/>
    <w:p w14:paraId="3CE3700E" w14:textId="77777777" w:rsidR="00496FD1" w:rsidRPr="00DF1AF9" w:rsidRDefault="00496FD1">
      <w:pPr>
        <w:rPr>
          <w:rFonts w:ascii="Times New Roman" w:hAnsi="Times New Roman"/>
        </w:rPr>
      </w:pPr>
    </w:p>
    <w:p w14:paraId="7C4E9D87" w14:textId="43EB9AB4" w:rsidR="00496FD1" w:rsidRDefault="00496FD1">
      <w:pPr>
        <w:rPr>
          <w:rFonts w:ascii="Times New Roman" w:hAnsi="Times New Roman"/>
        </w:rPr>
      </w:pPr>
    </w:p>
    <w:p w14:paraId="284EF7C4" w14:textId="77777777" w:rsidR="00C24CE2" w:rsidRPr="009D727A" w:rsidRDefault="00C24CE2" w:rsidP="00F45A9A">
      <w:pPr>
        <w:spacing w:line="240" w:lineRule="auto"/>
        <w:ind w:firstLine="0"/>
        <w:jc w:val="both"/>
        <w:rPr>
          <w:rFonts w:ascii="Times New Roman" w:hAnsi="Times New Roman"/>
          <w:lang w:val="en-US"/>
        </w:rPr>
      </w:pPr>
    </w:p>
    <w:p w14:paraId="2AE5C373" w14:textId="32FCD39D" w:rsidR="00496FD1" w:rsidRPr="00DF1AF9" w:rsidRDefault="002169AB" w:rsidP="00C24CE2">
      <w:pPr>
        <w:spacing w:line="240" w:lineRule="auto"/>
        <w:ind w:firstLine="0"/>
        <w:jc w:val="center"/>
        <w:rPr>
          <w:rFonts w:ascii="Times New Roman" w:hAnsi="Times New Roman"/>
          <w:i/>
          <w:iCs/>
          <w:sz w:val="20"/>
          <w:szCs w:val="20"/>
        </w:rPr>
      </w:pPr>
      <w:r w:rsidRPr="00DF1AF9">
        <w:rPr>
          <w:rFonts w:ascii="Times New Roman" w:hAnsi="Times New Roman"/>
          <w:i/>
          <w:iCs/>
          <w:sz w:val="20"/>
          <w:szCs w:val="20"/>
        </w:rPr>
        <w:t>Figura 3. 1 Distribu</w:t>
      </w:r>
      <w:r w:rsidR="007C11FA">
        <w:rPr>
          <w:rFonts w:ascii="Times New Roman" w:hAnsi="Times New Roman"/>
          <w:i/>
          <w:iCs/>
          <w:sz w:val="20"/>
          <w:szCs w:val="20"/>
        </w:rPr>
        <w:t>ț</w:t>
      </w:r>
      <w:r w:rsidRPr="00DF1AF9">
        <w:rPr>
          <w:rFonts w:ascii="Times New Roman" w:hAnsi="Times New Roman"/>
          <w:i/>
          <w:iCs/>
          <w:sz w:val="20"/>
          <w:szCs w:val="20"/>
        </w:rPr>
        <w:t>ia incidentelor cibernetice dup</w:t>
      </w:r>
      <w:r w:rsidR="007C11FA">
        <w:rPr>
          <w:rFonts w:ascii="Times New Roman" w:hAnsi="Times New Roman"/>
          <w:i/>
          <w:iCs/>
          <w:sz w:val="20"/>
          <w:szCs w:val="20"/>
        </w:rPr>
        <w:t>ă</w:t>
      </w:r>
      <w:r w:rsidRPr="00DF1AF9">
        <w:rPr>
          <w:rFonts w:ascii="Times New Roman" w:hAnsi="Times New Roman"/>
          <w:i/>
          <w:iCs/>
          <w:sz w:val="20"/>
          <w:szCs w:val="20"/>
        </w:rPr>
        <w:t xml:space="preserve"> industria vizat</w:t>
      </w:r>
      <w:r w:rsidR="007C11FA">
        <w:rPr>
          <w:rFonts w:ascii="Times New Roman" w:hAnsi="Times New Roman"/>
          <w:i/>
          <w:iCs/>
          <w:sz w:val="20"/>
          <w:szCs w:val="20"/>
        </w:rPr>
        <w:t>ă</w:t>
      </w:r>
    </w:p>
    <w:p w14:paraId="4B87CE45" w14:textId="42B7D741" w:rsidR="00496FD1" w:rsidRPr="00DF1AF9" w:rsidRDefault="002169AB">
      <w:pPr>
        <w:spacing w:line="240" w:lineRule="auto"/>
        <w:jc w:val="center"/>
      </w:pPr>
      <w:r w:rsidRPr="00DF1AF9">
        <w:rPr>
          <w:rFonts w:ascii="Times New Roman" w:hAnsi="Times New Roman"/>
          <w:i/>
          <w:iCs/>
          <w:sz w:val="20"/>
          <w:szCs w:val="20"/>
        </w:rPr>
        <w:t xml:space="preserve">Sursa: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DF1AF9">
        <w:rPr>
          <w:rFonts w:ascii="Times New Roman" w:hAnsi="Times New Roman"/>
          <w:i/>
          <w:iCs/>
          <w:sz w:val="20"/>
          <w:szCs w:val="20"/>
        </w:rPr>
        <w:t>n R</w:t>
      </w:r>
    </w:p>
    <w:p w14:paraId="34010F73" w14:textId="4A13EDB8" w:rsidR="00496FD1" w:rsidRPr="00DF1AF9" w:rsidRDefault="002169AB" w:rsidP="00F570EA">
      <w:pPr>
        <w:jc w:val="both"/>
      </w:pPr>
      <w:r w:rsidRPr="00DF1AF9">
        <w:rPr>
          <w:rFonts w:ascii="Times New Roman" w:hAnsi="Times New Roman"/>
        </w:rPr>
        <w:drawing>
          <wp:anchor distT="0" distB="0" distL="114300" distR="114300" simplePos="0" relativeHeight="251660288" behindDoc="0" locked="0" layoutInCell="1" allowOverlap="1" wp14:anchorId="4988212C" wp14:editId="066D824F">
            <wp:simplePos x="0" y="0"/>
            <wp:positionH relativeFrom="margin">
              <wp:align>center</wp:align>
            </wp:positionH>
            <wp:positionV relativeFrom="paragraph">
              <wp:posOffset>1417320</wp:posOffset>
            </wp:positionV>
            <wp:extent cx="3047055" cy="1950716"/>
            <wp:effectExtent l="0" t="0" r="945" b="0"/>
            <wp:wrapNone/>
            <wp:docPr id="373183908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rcRect b="5853"/>
                    <a:stretch>
                      <a:fillRect/>
                    </a:stretch>
                  </pic:blipFill>
                  <pic:spPr>
                    <a:xfrm>
                      <a:off x="0" y="0"/>
                      <a:ext cx="3047055" cy="195071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DF1AF9">
        <w:rPr>
          <w:rFonts w:ascii="Times New Roman" w:hAnsi="Times New Roman"/>
        </w:rPr>
        <w:t>Incidentele cibernetice din perioada analizat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se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ncadreaz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 xml:space="preserve">n 6 tipologii diferite: atacuri de tip DDoS (Distributed Denial of Service), phising, SQL injection, ransomware, malware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atacuri de tip Man-in-the-Middle. Distribu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ia tipurilor de atacuri cibernetice este echilibrat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setul de date, atacurile DDoS fiind cele mai frecvente tipuri de atacuri, av</w:t>
      </w:r>
      <w:r w:rsidR="007C11FA">
        <w:rPr>
          <w:rFonts w:ascii="Times New Roman" w:hAnsi="Times New Roman"/>
        </w:rPr>
        <w:t>â</w:t>
      </w:r>
      <w:r w:rsidRPr="00DF1AF9">
        <w:rPr>
          <w:rFonts w:ascii="Times New Roman" w:hAnsi="Times New Roman"/>
        </w:rPr>
        <w:t xml:space="preserve">nd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nregistrate 531 de incidente. Atacurile Man-in-the-Middle sunt cele mai pu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in frecvente, cu 459 de incidente (figura nr capitol. Nr figura ).</w:t>
      </w:r>
    </w:p>
    <w:p w14:paraId="27BA7536" w14:textId="77777777" w:rsidR="00496FD1" w:rsidRPr="00DF1AF9" w:rsidRDefault="00496FD1"/>
    <w:p w14:paraId="372F6891" w14:textId="77777777" w:rsidR="00496FD1" w:rsidRPr="00DF1AF9" w:rsidRDefault="00496FD1"/>
    <w:p w14:paraId="30CB553F" w14:textId="77777777" w:rsidR="00496FD1" w:rsidRPr="00DF1AF9" w:rsidRDefault="00496FD1">
      <w:pPr>
        <w:rPr>
          <w:rFonts w:ascii="Times New Roman" w:hAnsi="Times New Roman"/>
        </w:rPr>
      </w:pPr>
    </w:p>
    <w:p w14:paraId="0392322C" w14:textId="77777777" w:rsidR="00496FD1" w:rsidRPr="00DF1AF9" w:rsidRDefault="00496FD1">
      <w:pPr>
        <w:rPr>
          <w:rFonts w:ascii="Times New Roman" w:hAnsi="Times New Roman"/>
        </w:rPr>
      </w:pPr>
    </w:p>
    <w:p w14:paraId="1A9B851F" w14:textId="77777777" w:rsidR="00496FD1" w:rsidRPr="00DF1AF9" w:rsidRDefault="00496FD1">
      <w:pPr>
        <w:rPr>
          <w:rFonts w:ascii="Times New Roman" w:hAnsi="Times New Roman"/>
        </w:rPr>
      </w:pPr>
    </w:p>
    <w:p w14:paraId="5B4EC682" w14:textId="7FB16571" w:rsidR="00496FD1" w:rsidRPr="00DF1AF9" w:rsidRDefault="002169AB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</w:rPr>
      </w:pPr>
      <w:r w:rsidRPr="00DF1AF9">
        <w:rPr>
          <w:rFonts w:ascii="Times New Roman" w:hAnsi="Times New Roman"/>
          <w:i/>
          <w:iCs/>
          <w:sz w:val="20"/>
          <w:szCs w:val="20"/>
        </w:rPr>
        <w:t>Figura 3. 2. Distribu</w:t>
      </w:r>
      <w:r w:rsidR="007C11FA">
        <w:rPr>
          <w:rFonts w:ascii="Times New Roman" w:hAnsi="Times New Roman"/>
          <w:i/>
          <w:iCs/>
          <w:sz w:val="20"/>
          <w:szCs w:val="20"/>
        </w:rPr>
        <w:t>ț</w:t>
      </w:r>
      <w:r w:rsidRPr="00DF1AF9">
        <w:rPr>
          <w:rFonts w:ascii="Times New Roman" w:hAnsi="Times New Roman"/>
          <w:i/>
          <w:iCs/>
          <w:sz w:val="20"/>
          <w:szCs w:val="20"/>
        </w:rPr>
        <w:t>ia incidentelor cibernetice dup</w:t>
      </w:r>
      <w:r w:rsidR="007C11FA">
        <w:rPr>
          <w:rFonts w:ascii="Times New Roman" w:hAnsi="Times New Roman"/>
          <w:i/>
          <w:iCs/>
          <w:sz w:val="20"/>
          <w:szCs w:val="20"/>
        </w:rPr>
        <w:t>ă</w:t>
      </w:r>
      <w:r w:rsidRPr="00DF1AF9">
        <w:rPr>
          <w:rFonts w:ascii="Times New Roman" w:hAnsi="Times New Roman"/>
          <w:i/>
          <w:iCs/>
          <w:sz w:val="20"/>
          <w:szCs w:val="20"/>
        </w:rPr>
        <w:t xml:space="preserve"> industria vizat</w:t>
      </w:r>
      <w:r w:rsidR="007C11FA">
        <w:rPr>
          <w:rFonts w:ascii="Times New Roman" w:hAnsi="Times New Roman"/>
          <w:i/>
          <w:iCs/>
          <w:sz w:val="20"/>
          <w:szCs w:val="20"/>
        </w:rPr>
        <w:t>ă</w:t>
      </w:r>
    </w:p>
    <w:p w14:paraId="782257AB" w14:textId="0A022939" w:rsidR="00496FD1" w:rsidRPr="00DF1AF9" w:rsidRDefault="002169AB">
      <w:pPr>
        <w:spacing w:line="240" w:lineRule="auto"/>
        <w:jc w:val="center"/>
      </w:pPr>
      <w:r w:rsidRPr="00DF1AF9">
        <w:rPr>
          <w:rFonts w:ascii="Times New Roman" w:hAnsi="Times New Roman"/>
          <w:i/>
          <w:iCs/>
          <w:sz w:val="20"/>
          <w:szCs w:val="20"/>
        </w:rPr>
        <w:t xml:space="preserve">Sursa: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DF1AF9">
        <w:rPr>
          <w:rFonts w:ascii="Times New Roman" w:hAnsi="Times New Roman"/>
          <w:i/>
          <w:iCs/>
          <w:sz w:val="20"/>
          <w:szCs w:val="20"/>
        </w:rPr>
        <w:t>n R</w:t>
      </w:r>
    </w:p>
    <w:p w14:paraId="588A3148" w14:textId="34367167" w:rsidR="00496FD1" w:rsidRPr="00DF1AF9" w:rsidRDefault="002169AB" w:rsidP="00F570EA">
      <w:pPr>
        <w:jc w:val="both"/>
        <w:rPr>
          <w:rFonts w:ascii="Times New Roman" w:hAnsi="Times New Roman"/>
        </w:rPr>
      </w:pPr>
      <w:r w:rsidRPr="00DF1AF9">
        <w:rPr>
          <w:rFonts w:ascii="Times New Roman" w:hAnsi="Times New Roman"/>
        </w:rPr>
        <w:t>Variabila Financial Loss este o variabil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cantitativ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, continu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reprezint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pierderea financiar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pe care o provoac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un atac cibernetic, fiind m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surat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milioane de $. Pierderile financiare pentru fiecare incident variaz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 xml:space="preserve">ntre 0,50 milioane USD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99,99 milioane USD, av</w:t>
      </w:r>
      <w:r w:rsidR="007C11FA">
        <w:rPr>
          <w:rFonts w:ascii="Times New Roman" w:hAnsi="Times New Roman"/>
        </w:rPr>
        <w:t>â</w:t>
      </w:r>
      <w:r w:rsidRPr="00DF1AF9">
        <w:rPr>
          <w:rFonts w:ascii="Times New Roman" w:hAnsi="Times New Roman"/>
        </w:rPr>
        <w:t xml:space="preserve">nd o medie de 50,49 milioane USD. Abaterea standard este 28,79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arat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faptul c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distribu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 xml:space="preserve">ia </w:t>
      </w:r>
      <w:r w:rsidRPr="00DF1AF9">
        <w:rPr>
          <w:rFonts w:ascii="Times New Roman" w:hAnsi="Times New Roman"/>
        </w:rPr>
        <w:lastRenderedPageBreak/>
        <w:t>pierderilor financiare pe intervalul de valori este uniform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. 25% din incidente genereaz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pierderi sub 25,8 milioane USD, fiind atacuri de intensitate redus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. 50% din incidente reprezint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atacurile de intensitate medie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 xml:space="preserve">i se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ncadreaz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 xml:space="preserve">ntre 25,8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75,6 milioane USD. Doar 25% dintre incidente dep</w:t>
      </w:r>
      <w:r w:rsidR="007C11FA">
        <w:rPr>
          <w:rFonts w:ascii="Times New Roman" w:hAnsi="Times New Roman"/>
        </w:rPr>
        <w:t>ăș</w:t>
      </w:r>
      <w:r w:rsidRPr="00DF1AF9">
        <w:rPr>
          <w:rFonts w:ascii="Times New Roman" w:hAnsi="Times New Roman"/>
        </w:rPr>
        <w:t>esc suma de 75,6 milioane USD, acestea fiind atacurile care au impact financiar foarte ridicat (figura  3).</w:t>
      </w:r>
      <w:commentRangeStart w:id="266"/>
    </w:p>
    <w:p w14:paraId="4891823B" w14:textId="0F54F5C2" w:rsidR="00496FD1" w:rsidRPr="00DF1AF9" w:rsidRDefault="002169AB">
      <w:pPr>
        <w:jc w:val="both"/>
        <w:rPr>
          <w:rFonts w:ascii="Times New Roman" w:hAnsi="Times New Roman"/>
        </w:rPr>
        <w:pPrChange w:id="267" w:author="Daniela" w:date="2026-06-16T21:40:00Z" w16du:dateUtc="2026-06-16T18:40:00Z">
          <w:pPr/>
        </w:pPrChange>
      </w:pPr>
      <w:r w:rsidRPr="00DF1AF9">
        <w:rPr>
          <w:rFonts w:ascii="Times New Roman" w:hAnsi="Times New Roman"/>
        </w:rPr>
        <w:t xml:space="preserve"> Variabila Number of Affected Users este o variabil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discret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care arat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num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rul de persoane afectate de atacurile cibernetice, caracterizat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prin valori mari, motiv pentru care poate fi folosit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at</w:t>
      </w:r>
      <w:r w:rsidR="007C11FA">
        <w:rPr>
          <w:rFonts w:ascii="Times New Roman" w:hAnsi="Times New Roman"/>
        </w:rPr>
        <w:t>â</w:t>
      </w:r>
      <w:r w:rsidRPr="00DF1AF9">
        <w:rPr>
          <w:rFonts w:ascii="Times New Roman" w:hAnsi="Times New Roman"/>
        </w:rPr>
        <w:t>t ca variabil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explicativ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, c</w:t>
      </w:r>
      <w:r w:rsidR="007C11FA">
        <w:rPr>
          <w:rFonts w:ascii="Times New Roman" w:hAnsi="Times New Roman"/>
        </w:rPr>
        <w:t>â</w:t>
      </w:r>
      <w:r w:rsidRPr="00DF1AF9">
        <w:rPr>
          <w:rFonts w:ascii="Times New Roman" w:hAnsi="Times New Roman"/>
        </w:rPr>
        <w:t xml:space="preserve">t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ca variabil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dependent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. Num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rul de utilizatori afecta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 variaz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de la 424 de persoane la aproape un milion (999.635), valoarea medie fiind de 504.684 de utilizatori per incident. Abaterea standard are o valoare ridicat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, de 289.994, ceea ce indic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faptul c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influen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 xml:space="preserve">a atacurilor cibernetice asupra </w:t>
      </w:r>
      <w:commentRangeEnd w:id="266"/>
      <w:r w:rsidR="00170E0E" w:rsidRPr="00DF1AF9">
        <w:rPr>
          <w:rStyle w:val="CommentReference"/>
          <w:rFonts w:ascii="Times New Roman" w:hAnsi="Times New Roman"/>
          <w:sz w:val="24"/>
          <w:szCs w:val="24"/>
        </w:rPr>
        <w:commentReference w:id="266"/>
      </w:r>
      <w:r w:rsidRPr="00DF1AF9">
        <w:rPr>
          <w:rFonts w:ascii="Times New Roman" w:hAnsi="Times New Roman"/>
        </w:rPr>
        <w:t>oamenilor se manifesteaz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destul de diferit. De exemplu, unele incidente pot afecta doar un num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r restr</w:t>
      </w:r>
      <w:r w:rsidR="007C11FA">
        <w:rPr>
          <w:rFonts w:ascii="Times New Roman" w:hAnsi="Times New Roman"/>
        </w:rPr>
        <w:t>â</w:t>
      </w:r>
      <w:r w:rsidRPr="00DF1AF9">
        <w:rPr>
          <w:rFonts w:ascii="Times New Roman" w:hAnsi="Times New Roman"/>
        </w:rPr>
        <w:t>ns de utilizatori, pe c</w:t>
      </w:r>
      <w:r w:rsidR="007C11FA">
        <w:rPr>
          <w:rFonts w:ascii="Times New Roman" w:hAnsi="Times New Roman"/>
        </w:rPr>
        <w:t>â</w:t>
      </w:r>
      <w:r w:rsidRPr="00DF1AF9">
        <w:rPr>
          <w:rFonts w:ascii="Times New Roman" w:hAnsi="Times New Roman"/>
        </w:rPr>
        <w:t>nd alte incidente pot avea efecte negative asupra unor grupuri extinse ale utilizatorilor de internet. Un sfert din atacurile cibernetice afecteaz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255.805 de persoane,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timp ce un sfert dep</w:t>
      </w:r>
      <w:r w:rsidR="007C11FA">
        <w:rPr>
          <w:rFonts w:ascii="Times New Roman" w:hAnsi="Times New Roman"/>
        </w:rPr>
        <w:t>ăș</w:t>
      </w:r>
      <w:r w:rsidRPr="00DF1AF9">
        <w:rPr>
          <w:rFonts w:ascii="Times New Roman" w:hAnsi="Times New Roman"/>
        </w:rPr>
        <w:t>e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te 758.088 utilizatori afecta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i.  Mediana are o valoare apropiat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de mijlocul intervalului dintre quartila 1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quartila 3, fapt care indic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o distribu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ie simetric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(figura  3).</w:t>
      </w:r>
    </w:p>
    <w:p w14:paraId="38B476A1" w14:textId="6CF5BF33" w:rsidR="00F570EA" w:rsidRPr="00F570EA" w:rsidRDefault="002169AB" w:rsidP="00F570EA">
      <w:pPr>
        <w:jc w:val="both"/>
        <w:rPr>
          <w:rFonts w:ascii="Times New Roman" w:hAnsi="Times New Roman"/>
        </w:rPr>
      </w:pPr>
      <w:r w:rsidRPr="00DF1AF9">
        <w:rPr>
          <w:rFonts w:ascii="Times New Roman" w:hAnsi="Times New Roman"/>
        </w:rPr>
        <w:drawing>
          <wp:anchor distT="0" distB="0" distL="114300" distR="114300" simplePos="0" relativeHeight="251658240" behindDoc="1" locked="0" layoutInCell="1" allowOverlap="1" wp14:anchorId="322CC4B3" wp14:editId="7A82E31C">
            <wp:simplePos x="0" y="0"/>
            <wp:positionH relativeFrom="margin">
              <wp:align>center</wp:align>
            </wp:positionH>
            <wp:positionV relativeFrom="paragraph">
              <wp:posOffset>2458721</wp:posOffset>
            </wp:positionV>
            <wp:extent cx="4672968" cy="1165777"/>
            <wp:effectExtent l="0" t="0" r="0" b="0"/>
            <wp:wrapNone/>
            <wp:docPr id="142103213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rcRect t="3165"/>
                    <a:stretch>
                      <a:fillRect/>
                    </a:stretch>
                  </pic:blipFill>
                  <pic:spPr>
                    <a:xfrm>
                      <a:off x="0" y="0"/>
                      <a:ext cx="4672968" cy="11657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DF1AF9">
        <w:rPr>
          <w:rFonts w:ascii="Times New Roman" w:hAnsi="Times New Roman"/>
        </w:rPr>
        <w:t xml:space="preserve"> O alt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variabil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cantitativ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este Incident Resolution Time. Aceasta reprezint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timpul necesar pentru remedierea atacului cibernetic, fiind o variabil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cantitativ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continu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, important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pentru evaluarea eficien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ei r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spunsului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a severit</w:t>
      </w:r>
      <w:r w:rsidR="007C11FA">
        <w:rPr>
          <w:rFonts w:ascii="Times New Roman" w:hAnsi="Times New Roman"/>
        </w:rPr>
        <w:t>ăț</w:t>
      </w:r>
      <w:r w:rsidRPr="00DF1AF9">
        <w:rPr>
          <w:rFonts w:ascii="Times New Roman" w:hAnsi="Times New Roman"/>
        </w:rPr>
        <w:t>ii acestora.  Valorile pentru perioada necesar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remedierii unui atac cibernetic sunt cuprinse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 xml:space="preserve">ntre 1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72 de ore, media fiind de 36, 48 de ore. (tabelul 1). Quartila 1 este 19, iar quartila 3 este 55, intervalul inter-quartilic fiind 36. Prin urmare, 25% din incidente se rezolv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19 ore, 50% dintre acestea se rezolv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 xml:space="preserve">ntre 19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55 de ore iar ultimul sfert dep</w:t>
      </w:r>
      <w:r w:rsidR="007C11FA">
        <w:rPr>
          <w:rFonts w:ascii="Times New Roman" w:hAnsi="Times New Roman"/>
        </w:rPr>
        <w:t>ăș</w:t>
      </w:r>
      <w:r w:rsidRPr="00DF1AF9">
        <w:rPr>
          <w:rFonts w:ascii="Times New Roman" w:hAnsi="Times New Roman"/>
        </w:rPr>
        <w:t>e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te 55 de ore. Intervalul inter-quartilic este destul de larg, 36 de ore, suger</w:t>
      </w:r>
      <w:r w:rsidR="007C11FA">
        <w:rPr>
          <w:rFonts w:ascii="Times New Roman" w:hAnsi="Times New Roman"/>
        </w:rPr>
        <w:t>â</w:t>
      </w:r>
      <w:r w:rsidRPr="00DF1AF9">
        <w:rPr>
          <w:rFonts w:ascii="Times New Roman" w:hAnsi="Times New Roman"/>
        </w:rPr>
        <w:t>nd faptul c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exist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o variabilitate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ceea ce prive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te timpul de rezolvare. Aceast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variabilitate poate fi influen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at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de tipul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de complexitatea atacului (figura 3).</w:t>
      </w:r>
    </w:p>
    <w:p w14:paraId="0CF6AAF2" w14:textId="77777777" w:rsidR="00496FD1" w:rsidRPr="00DF1AF9" w:rsidRDefault="00496FD1">
      <w:pPr>
        <w:ind w:firstLine="0"/>
      </w:pPr>
    </w:p>
    <w:p w14:paraId="6E08B737" w14:textId="77777777" w:rsidR="00496FD1" w:rsidRPr="00DF1AF9" w:rsidRDefault="00496FD1">
      <w:pPr>
        <w:ind w:firstLine="0"/>
      </w:pPr>
    </w:p>
    <w:p w14:paraId="5F69A6C0" w14:textId="77777777" w:rsidR="00496FD1" w:rsidRPr="00DF1AF9" w:rsidRDefault="00496FD1">
      <w:pPr>
        <w:ind w:firstLine="0"/>
        <w:rPr>
          <w:rFonts w:ascii="Times New Roman" w:hAnsi="Times New Roman"/>
        </w:rPr>
      </w:pPr>
    </w:p>
    <w:p w14:paraId="178C55C6" w14:textId="20EDF92A" w:rsidR="00496FD1" w:rsidRPr="00DF1AF9" w:rsidRDefault="002169AB" w:rsidP="00232561">
      <w:pPr>
        <w:spacing w:line="240" w:lineRule="auto"/>
        <w:ind w:firstLine="0"/>
      </w:pPr>
      <w:r w:rsidRPr="00DF1AF9">
        <w:rPr>
          <w:rFonts w:ascii="Times New Roman" w:hAnsi="Times New Roman"/>
        </w:rPr>
        <w:t xml:space="preserve"> </w:t>
      </w:r>
      <w:r w:rsidRPr="00DF1AF9">
        <w:rPr>
          <w:rFonts w:ascii="Times New Roman" w:hAnsi="Times New Roman"/>
          <w:i/>
          <w:iCs/>
          <w:sz w:val="22"/>
          <w:szCs w:val="22"/>
        </w:rPr>
        <w:t>Figura 3.3 Statistici descriptive ale variabilelor cantitative</w:t>
      </w:r>
      <w:r w:rsidR="00232561">
        <w:t xml:space="preserve">                           </w:t>
      </w:r>
      <w:r w:rsidRPr="00DF1AF9">
        <w:rPr>
          <w:rFonts w:ascii="Times New Roman" w:hAnsi="Times New Roman"/>
          <w:i/>
          <w:iCs/>
          <w:sz w:val="20"/>
          <w:szCs w:val="20"/>
        </w:rPr>
        <w:t xml:space="preserve">Sursa: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DF1AF9">
        <w:rPr>
          <w:rFonts w:ascii="Times New Roman" w:hAnsi="Times New Roman"/>
          <w:i/>
          <w:iCs/>
          <w:sz w:val="20"/>
          <w:szCs w:val="20"/>
        </w:rPr>
        <w:t>n R</w:t>
      </w:r>
    </w:p>
    <w:p w14:paraId="7DC354A2" w14:textId="361EB7C1" w:rsidR="00496FD1" w:rsidRPr="00DF1AF9" w:rsidRDefault="002169AB" w:rsidP="00F570EA">
      <w:pPr>
        <w:jc w:val="both"/>
        <w:rPr>
          <w:rFonts w:ascii="Times New Roman" w:hAnsi="Times New Roman"/>
        </w:rPr>
      </w:pPr>
      <w:r w:rsidRPr="00DF1AF9">
        <w:rPr>
          <w:rFonts w:ascii="Times New Roman" w:hAnsi="Times New Roman"/>
        </w:rPr>
        <w:lastRenderedPageBreak/>
        <w:t>Pentru a identifica diferen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 xml:space="preserve">ele dintre state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ceea ce prive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 xml:space="preserve">te expunerea la atacuri cibernetice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 xml:space="preserve">i impactul economic al acestora, am inclus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setul de date variabile macroeconomice. Variabila GDP per capita reprezint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PIB-ul pe locuitor, fiind o variabil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continu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care reprezint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nivelul de dezvoltare economic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. Am introdus aceast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variabil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pentru a prezenta nivelul de dezvoltare al economiei din statele incluse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analiz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. </w:t>
      </w:r>
    </w:p>
    <w:p w14:paraId="4992C489" w14:textId="6D173EA4" w:rsidR="00496FD1" w:rsidRPr="00DF1AF9" w:rsidRDefault="002169AB" w:rsidP="00F570EA">
      <w:pPr>
        <w:jc w:val="both"/>
      </w:pPr>
      <w:r w:rsidRPr="00DF1AF9">
        <w:rPr>
          <w:rFonts w:ascii="Times New Roman" w:hAnsi="Times New Roman"/>
        </w:rPr>
        <w:t>Variabila Secure Internet Servers este o variabil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cantitativ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continu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. Aceasta reprezint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num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rul de servere securizate raportat la un milion de locuitori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este folosit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pentru a prezenta nivelul infrastructurii digitale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al securit</w:t>
      </w:r>
      <w:r w:rsidR="007C11FA">
        <w:rPr>
          <w:rFonts w:ascii="Times New Roman" w:hAnsi="Times New Roman"/>
        </w:rPr>
        <w:t>ăț</w:t>
      </w:r>
      <w:r w:rsidRPr="00DF1AF9">
        <w:rPr>
          <w:rFonts w:ascii="Times New Roman" w:hAnsi="Times New Roman"/>
        </w:rPr>
        <w:t>ii cibernetice. Este sugestiv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doarece are un dublu rol: pe de-o parte, un num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r mai mare de servere poate indica o 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ar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cu un nivel ridicat de digitalizare, dar o expunere mai mare la atacuri cibernetice. Pe de alt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parte, poate reflecta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 xml:space="preserve">i un nivel mai bun de securitate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protec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ie a datelor.</w:t>
      </w:r>
    </w:p>
    <w:p w14:paraId="08006795" w14:textId="4FF5F7EF" w:rsidR="00F570EA" w:rsidRDefault="002169AB" w:rsidP="00F570EA">
      <w:pPr>
        <w:jc w:val="both"/>
        <w:rPr>
          <w:rFonts w:ascii="Times New Roman" w:hAnsi="Times New Roman"/>
        </w:rPr>
      </w:pPr>
      <w:r w:rsidRPr="00DF1AF9">
        <w:rPr>
          <w:rFonts w:ascii="Times New Roman" w:hAnsi="Times New Roman"/>
        </w:rPr>
        <w:t xml:space="preserve">Aceste variabile permit caracterizarea mediului economic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digital al fiec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rei </w:t>
      </w:r>
      <w:r w:rsidR="007C11FA">
        <w:rPr>
          <w:rFonts w:ascii="Times New Roman" w:hAnsi="Times New Roman"/>
        </w:rPr>
        <w:t>ță</w:t>
      </w:r>
      <w:r w:rsidRPr="00DF1AF9">
        <w:rPr>
          <w:rFonts w:ascii="Times New Roman" w:hAnsi="Times New Roman"/>
        </w:rPr>
        <w:t xml:space="preserve">ri, iar utilizarea acestora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cadrul unui model de tip panel permite analizarea simultan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a varia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 xml:space="preserve">iei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 xml:space="preserve">n timp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a diferen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 xml:space="preserve">elor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 xml:space="preserve">ntre </w:t>
      </w:r>
      <w:r w:rsidR="007C11FA">
        <w:rPr>
          <w:rFonts w:ascii="Times New Roman" w:hAnsi="Times New Roman"/>
        </w:rPr>
        <w:t>ță</w:t>
      </w:r>
      <w:r w:rsidRPr="00DF1AF9">
        <w:rPr>
          <w:rFonts w:ascii="Times New Roman" w:hAnsi="Times New Roman"/>
        </w:rPr>
        <w:t>ri, oferind o perspectiv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mai complet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asupra determinan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 xml:space="preserve">ilor economici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digitali ai atacurilor cibernetice.</w:t>
      </w:r>
    </w:p>
    <w:p w14:paraId="151A387A" w14:textId="77777777" w:rsidR="00F570EA" w:rsidRPr="00DF1AF9" w:rsidRDefault="00F570EA" w:rsidP="00F570EA">
      <w:pPr>
        <w:jc w:val="both"/>
        <w:rPr>
          <w:rFonts w:ascii="Times New Roman" w:hAnsi="Times New Roman"/>
        </w:rPr>
      </w:pPr>
    </w:p>
    <w:p w14:paraId="45835461" w14:textId="77777777" w:rsidR="00496FD1" w:rsidRPr="00DF1AF9" w:rsidRDefault="002169AB" w:rsidP="00F570EA">
      <w:pPr>
        <w:pStyle w:val="Heading3"/>
        <w:jc w:val="both"/>
        <w:rPr>
          <w:rFonts w:ascii="Times New Roman" w:hAnsi="Times New Roman"/>
          <w:color w:val="auto"/>
        </w:rPr>
      </w:pPr>
      <w:bookmarkStart w:id="268" w:name="_Toc231638699"/>
      <w:r w:rsidRPr="00DF1AF9">
        <w:rPr>
          <w:rFonts w:ascii="Times New Roman" w:hAnsi="Times New Roman"/>
          <w:color w:val="auto"/>
        </w:rPr>
        <w:t>3. 1. 3. Structura datelor panel</w:t>
      </w:r>
      <w:bookmarkEnd w:id="268"/>
    </w:p>
    <w:p w14:paraId="5A48E13B" w14:textId="6F38A65A" w:rsidR="00496FD1" w:rsidRPr="00DF1AF9" w:rsidRDefault="002169AB" w:rsidP="00F570EA">
      <w:pPr>
        <w:jc w:val="both"/>
      </w:pPr>
      <w:r w:rsidRPr="00DF1AF9">
        <w:rPr>
          <w:rFonts w:ascii="Times New Roman" w:hAnsi="Times New Roman"/>
        </w:rPr>
        <w:t>Pentru a putea aplica modelele econometrice de tip panel, datele referitoare la at</w:t>
      </w:r>
      <w:r w:rsidR="00232561">
        <w:rPr>
          <w:rFonts w:ascii="Times New Roman" w:hAnsi="Times New Roman"/>
        </w:rPr>
        <w:t>a</w:t>
      </w:r>
      <w:r w:rsidRPr="00DF1AF9">
        <w:rPr>
          <w:rFonts w:ascii="Times New Roman" w:hAnsi="Times New Roman"/>
        </w:rPr>
        <w:t xml:space="preserve">curile cibernetice au fost agregate la nivel de 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ar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 xml:space="preserve">i an.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urma acestei agreg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ri, pentru fiecare pereche 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ar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-an au fost calculate: totalul pierderilor financiare cauzate de atacurile cibernetice, num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rul total de incidente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nregistrate, totalul utilizatorilor afecta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 xml:space="preserve">i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 xml:space="preserve">i timpul mediu de rezolvare a incidentelor. </w:t>
      </w:r>
    </w:p>
    <w:p w14:paraId="3E237C1B" w14:textId="77471513" w:rsidR="00496FD1" w:rsidRPr="00DF1AF9" w:rsidRDefault="002169AB" w:rsidP="00F570EA">
      <w:pPr>
        <w:jc w:val="both"/>
      </w:pPr>
      <w:r w:rsidRPr="00DF1AF9">
        <w:rPr>
          <w:rFonts w:ascii="Times New Roman" w:hAnsi="Times New Roman"/>
        </w:rPr>
        <w:t>Analiza distribu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 xml:space="preserve">iei pierderilor financiare pentru fiecare 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ar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prezint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faptul c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valorile sunt apropiate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ntre ele. Regatul Unit are cele mai mari pierderi pentru perioada analizat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, </w:t>
      </w:r>
      <w:r w:rsidRPr="00DF1AF9">
        <w:rPr>
          <w:rFonts w:ascii="Times New Roman" w:eastAsia="Times New Roman" w:hAnsi="Times New Roman"/>
        </w:rPr>
        <w:t xml:space="preserve">cu 16.502,99 milioane USD, urmat de Germania cu 15.793,24 milioane USD </w:t>
      </w:r>
      <w:r w:rsidR="007C11FA">
        <w:rPr>
          <w:rFonts w:ascii="Times New Roman" w:eastAsia="Times New Roman" w:hAnsi="Times New Roman"/>
        </w:rPr>
        <w:t>ș</w:t>
      </w:r>
      <w:r w:rsidRPr="00DF1AF9">
        <w:rPr>
          <w:rFonts w:ascii="Times New Roman" w:eastAsia="Times New Roman" w:hAnsi="Times New Roman"/>
        </w:rPr>
        <w:t>i Brazilia cu 15.782,62 milioane USD. Cele mai mici pierderi se g</w:t>
      </w:r>
      <w:r w:rsidR="007C11FA">
        <w:rPr>
          <w:rFonts w:ascii="Times New Roman" w:eastAsia="Times New Roman" w:hAnsi="Times New Roman"/>
        </w:rPr>
        <w:t>ă</w:t>
      </w:r>
      <w:r w:rsidRPr="00DF1AF9">
        <w:rPr>
          <w:rFonts w:ascii="Times New Roman" w:eastAsia="Times New Roman" w:hAnsi="Times New Roman"/>
        </w:rPr>
        <w:t xml:space="preserve">sesc </w:t>
      </w:r>
      <w:r w:rsidR="007C11FA">
        <w:rPr>
          <w:rFonts w:ascii="Times New Roman" w:eastAsia="Times New Roman" w:hAnsi="Times New Roman"/>
        </w:rPr>
        <w:t>î</w:t>
      </w:r>
      <w:r w:rsidRPr="00DF1AF9">
        <w:rPr>
          <w:rFonts w:ascii="Times New Roman" w:eastAsia="Times New Roman" w:hAnsi="Times New Roman"/>
        </w:rPr>
        <w:t xml:space="preserve">n China </w:t>
      </w:r>
      <w:r w:rsidR="007C11FA">
        <w:rPr>
          <w:rFonts w:ascii="Times New Roman" w:eastAsia="Times New Roman" w:hAnsi="Times New Roman"/>
        </w:rPr>
        <w:t>ș</w:t>
      </w:r>
      <w:r w:rsidRPr="00DF1AF9">
        <w:rPr>
          <w:rFonts w:ascii="Times New Roman" w:eastAsia="Times New Roman" w:hAnsi="Times New Roman"/>
        </w:rPr>
        <w:t xml:space="preserve">i India, valorile fiind de 13.714,47 </w:t>
      </w:r>
      <w:r w:rsidR="007C11FA">
        <w:rPr>
          <w:rFonts w:ascii="Times New Roman" w:eastAsia="Times New Roman" w:hAnsi="Times New Roman"/>
        </w:rPr>
        <w:t>ș</w:t>
      </w:r>
      <w:r w:rsidRPr="00DF1AF9">
        <w:rPr>
          <w:rFonts w:ascii="Times New Roman" w:eastAsia="Times New Roman" w:hAnsi="Times New Roman"/>
        </w:rPr>
        <w:t>i respectiv 14.566,12 milioane USD. Aceste valori arat</w:t>
      </w:r>
      <w:r w:rsidR="007C11FA">
        <w:rPr>
          <w:rFonts w:ascii="Times New Roman" w:eastAsia="Times New Roman" w:hAnsi="Times New Roman"/>
        </w:rPr>
        <w:t>ă</w:t>
      </w:r>
      <w:r w:rsidRPr="00DF1AF9">
        <w:rPr>
          <w:rFonts w:ascii="Times New Roman" w:eastAsia="Times New Roman" w:hAnsi="Times New Roman"/>
        </w:rPr>
        <w:t xml:space="preserve"> o distribu</w:t>
      </w:r>
      <w:r w:rsidR="007C11FA">
        <w:rPr>
          <w:rFonts w:ascii="Times New Roman" w:eastAsia="Times New Roman" w:hAnsi="Times New Roman"/>
        </w:rPr>
        <w:t>ț</w:t>
      </w:r>
      <w:r w:rsidRPr="00DF1AF9">
        <w:rPr>
          <w:rFonts w:ascii="Times New Roman" w:eastAsia="Times New Roman" w:hAnsi="Times New Roman"/>
        </w:rPr>
        <w:t>ie echilibrat</w:t>
      </w:r>
      <w:r w:rsidR="007C11FA">
        <w:rPr>
          <w:rFonts w:ascii="Times New Roman" w:eastAsia="Times New Roman" w:hAnsi="Times New Roman"/>
        </w:rPr>
        <w:t>ă</w:t>
      </w:r>
      <w:r w:rsidRPr="00DF1AF9">
        <w:rPr>
          <w:rFonts w:ascii="Times New Roman" w:eastAsia="Times New Roman" w:hAnsi="Times New Roman"/>
        </w:rPr>
        <w:t xml:space="preserve"> </w:t>
      </w:r>
      <w:r w:rsidR="007C11FA">
        <w:rPr>
          <w:rFonts w:ascii="Times New Roman" w:eastAsia="Times New Roman" w:hAnsi="Times New Roman"/>
        </w:rPr>
        <w:t>î</w:t>
      </w:r>
      <w:r w:rsidRPr="00DF1AF9">
        <w:rPr>
          <w:rFonts w:ascii="Times New Roman" w:eastAsia="Times New Roman" w:hAnsi="Times New Roman"/>
        </w:rPr>
        <w:t xml:space="preserve">ntre </w:t>
      </w:r>
      <w:r w:rsidR="007C11FA">
        <w:rPr>
          <w:rFonts w:ascii="Times New Roman" w:eastAsia="Times New Roman" w:hAnsi="Times New Roman"/>
        </w:rPr>
        <w:t>ță</w:t>
      </w:r>
      <w:r w:rsidRPr="00DF1AF9">
        <w:rPr>
          <w:rFonts w:ascii="Times New Roman" w:eastAsia="Times New Roman" w:hAnsi="Times New Roman"/>
        </w:rPr>
        <w:t>ri, care este important</w:t>
      </w:r>
      <w:r w:rsidR="007C11FA">
        <w:rPr>
          <w:rFonts w:ascii="Times New Roman" w:eastAsia="Times New Roman" w:hAnsi="Times New Roman"/>
        </w:rPr>
        <w:t>ă</w:t>
      </w:r>
      <w:r w:rsidRPr="00DF1AF9">
        <w:rPr>
          <w:rFonts w:ascii="Times New Roman" w:eastAsia="Times New Roman" w:hAnsi="Times New Roman"/>
        </w:rPr>
        <w:t xml:space="preserve"> </w:t>
      </w:r>
      <w:r w:rsidR="007C11FA">
        <w:rPr>
          <w:rFonts w:ascii="Times New Roman" w:eastAsia="Times New Roman" w:hAnsi="Times New Roman"/>
        </w:rPr>
        <w:t>î</w:t>
      </w:r>
      <w:r w:rsidRPr="00DF1AF9">
        <w:rPr>
          <w:rFonts w:ascii="Times New Roman" w:eastAsia="Times New Roman" w:hAnsi="Times New Roman"/>
        </w:rPr>
        <w:t>n ceea ce prive</w:t>
      </w:r>
      <w:r w:rsidR="007C11FA">
        <w:rPr>
          <w:rFonts w:ascii="Times New Roman" w:eastAsia="Times New Roman" w:hAnsi="Times New Roman"/>
        </w:rPr>
        <w:t>ș</w:t>
      </w:r>
      <w:r w:rsidRPr="00DF1AF9">
        <w:rPr>
          <w:rFonts w:ascii="Times New Roman" w:eastAsia="Times New Roman" w:hAnsi="Times New Roman"/>
        </w:rPr>
        <w:t>te estimarea modelelor panel, deoarece indic</w:t>
      </w:r>
      <w:r w:rsidR="007C11FA">
        <w:rPr>
          <w:rFonts w:ascii="Times New Roman" w:eastAsia="Times New Roman" w:hAnsi="Times New Roman"/>
        </w:rPr>
        <w:t>ă</w:t>
      </w:r>
      <w:r w:rsidRPr="00DF1AF9">
        <w:rPr>
          <w:rFonts w:ascii="Times New Roman" w:eastAsia="Times New Roman" w:hAnsi="Times New Roman"/>
        </w:rPr>
        <w:t xml:space="preserve"> faptul c</w:t>
      </w:r>
      <w:r w:rsidR="007C11FA">
        <w:rPr>
          <w:rFonts w:ascii="Times New Roman" w:eastAsia="Times New Roman" w:hAnsi="Times New Roman"/>
        </w:rPr>
        <w:t>ă</w:t>
      </w:r>
      <w:r w:rsidRPr="00DF1AF9">
        <w:rPr>
          <w:rFonts w:ascii="Times New Roman" w:eastAsia="Times New Roman" w:hAnsi="Times New Roman"/>
        </w:rPr>
        <w:t xml:space="preserve"> </w:t>
      </w:r>
      <w:r w:rsidR="00F570EA">
        <w:t xml:space="preserve"> </w:t>
      </w:r>
      <w:r w:rsidRPr="00DF1AF9">
        <w:rPr>
          <w:rFonts w:ascii="Times New Roman" w:eastAsia="Times New Roman" w:hAnsi="Times New Roman"/>
        </w:rPr>
        <w:t xml:space="preserve">variabilitatea datelor se </w:t>
      </w:r>
      <w:r w:rsidRPr="00DF1AF9">
        <w:rPr>
          <w:rFonts w:ascii="Times New Roman" w:eastAsia="Times New Roman" w:hAnsi="Times New Roman"/>
        </w:rPr>
        <w:lastRenderedPageBreak/>
        <w:t>manifest</w:t>
      </w:r>
      <w:r w:rsidR="007C11FA">
        <w:rPr>
          <w:rFonts w:ascii="Times New Roman" w:eastAsia="Times New Roman" w:hAnsi="Times New Roman"/>
        </w:rPr>
        <w:t>ă</w:t>
      </w:r>
      <w:r w:rsidRPr="00DF1AF9">
        <w:rPr>
          <w:rFonts w:ascii="Times New Roman" w:eastAsia="Times New Roman" w:hAnsi="Times New Roman"/>
        </w:rPr>
        <w:t xml:space="preserve"> mai mult </w:t>
      </w:r>
      <w:r w:rsidR="007C11FA">
        <w:rPr>
          <w:rFonts w:ascii="Times New Roman" w:eastAsia="Times New Roman" w:hAnsi="Times New Roman"/>
        </w:rPr>
        <w:t>î</w:t>
      </w:r>
      <w:r w:rsidRPr="00DF1AF9">
        <w:rPr>
          <w:rFonts w:ascii="Times New Roman" w:eastAsia="Times New Roman" w:hAnsi="Times New Roman"/>
        </w:rPr>
        <w:t>n dimensiunea temporal</w:t>
      </w:r>
      <w:r w:rsidR="007C11FA">
        <w:rPr>
          <w:rFonts w:ascii="Times New Roman" w:eastAsia="Times New Roman" w:hAnsi="Times New Roman"/>
        </w:rPr>
        <w:t>ă</w:t>
      </w:r>
      <w:r w:rsidRPr="00DF1AF9">
        <w:rPr>
          <w:rFonts w:ascii="Times New Roman" w:eastAsia="Times New Roman" w:hAnsi="Times New Roman"/>
        </w:rPr>
        <w:t xml:space="preserve"> </w:t>
      </w:r>
      <w:r w:rsidR="007C11FA">
        <w:rPr>
          <w:rFonts w:ascii="Times New Roman" w:eastAsia="Times New Roman" w:hAnsi="Times New Roman"/>
        </w:rPr>
        <w:t>ș</w:t>
      </w:r>
      <w:r w:rsidRPr="00DF1AF9">
        <w:rPr>
          <w:rFonts w:ascii="Times New Roman" w:eastAsia="Times New Roman" w:hAnsi="Times New Roman"/>
        </w:rPr>
        <w:t>i mai pu</w:t>
      </w:r>
      <w:r w:rsidR="007C11FA">
        <w:rPr>
          <w:rFonts w:ascii="Times New Roman" w:eastAsia="Times New Roman" w:hAnsi="Times New Roman"/>
        </w:rPr>
        <w:t>ț</w:t>
      </w:r>
      <w:r w:rsidRPr="00DF1AF9">
        <w:rPr>
          <w:rFonts w:ascii="Times New Roman" w:eastAsia="Times New Roman" w:hAnsi="Times New Roman"/>
        </w:rPr>
        <w:t xml:space="preserve">in </w:t>
      </w:r>
      <w:r w:rsidR="007C11FA">
        <w:rPr>
          <w:rFonts w:ascii="Times New Roman" w:eastAsia="Times New Roman" w:hAnsi="Times New Roman"/>
        </w:rPr>
        <w:t>î</w:t>
      </w:r>
      <w:r w:rsidRPr="00DF1AF9">
        <w:rPr>
          <w:rFonts w:ascii="Times New Roman" w:eastAsia="Times New Roman" w:hAnsi="Times New Roman"/>
        </w:rPr>
        <w:t>n dimensiunea spa</w:t>
      </w:r>
      <w:r w:rsidR="007C11FA">
        <w:rPr>
          <w:rFonts w:ascii="Times New Roman" w:eastAsia="Times New Roman" w:hAnsi="Times New Roman"/>
        </w:rPr>
        <w:t>ț</w:t>
      </w:r>
      <w:r w:rsidRPr="00DF1AF9">
        <w:rPr>
          <w:rFonts w:ascii="Times New Roman" w:eastAsia="Times New Roman" w:hAnsi="Times New Roman"/>
        </w:rPr>
        <w:t>ial</w:t>
      </w:r>
      <w:r w:rsidR="007C11FA">
        <w:rPr>
          <w:rFonts w:ascii="Times New Roman" w:eastAsia="Times New Roman" w:hAnsi="Times New Roman"/>
        </w:rPr>
        <w:t>ă</w:t>
      </w:r>
      <w:r w:rsidRPr="00DF1AF9">
        <w:rPr>
          <w:rFonts w:ascii="Times New Roman" w:eastAsia="Times New Roman" w:hAnsi="Times New Roman"/>
        </w:rPr>
        <w:t xml:space="preserve"> a setului de </w:t>
      </w:r>
      <w:r w:rsidR="00F570EA" w:rsidRPr="00DF1AF9">
        <w:rPr>
          <w:rFonts w:ascii="Times New Roman" w:hAnsi="Times New Roman"/>
        </w:rPr>
        <w:drawing>
          <wp:anchor distT="0" distB="0" distL="114300" distR="114300" simplePos="0" relativeHeight="251661312" behindDoc="0" locked="0" layoutInCell="1" allowOverlap="1" wp14:anchorId="0A4FB272" wp14:editId="5D0A9D6A">
            <wp:simplePos x="0" y="0"/>
            <wp:positionH relativeFrom="margin">
              <wp:posOffset>1012887</wp:posOffset>
            </wp:positionH>
            <wp:positionV relativeFrom="page">
              <wp:posOffset>1195705</wp:posOffset>
            </wp:positionV>
            <wp:extent cx="4179570" cy="2024380"/>
            <wp:effectExtent l="0" t="0" r="0" b="0"/>
            <wp:wrapNone/>
            <wp:docPr id="37152745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rcRect b="4811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20243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1AF9">
        <w:rPr>
          <w:rFonts w:ascii="Times New Roman" w:eastAsia="Times New Roman" w:hAnsi="Times New Roman"/>
        </w:rPr>
        <w:t>date.</w:t>
      </w:r>
    </w:p>
    <w:p w14:paraId="725CEF2C" w14:textId="067E4231" w:rsidR="00496FD1" w:rsidRPr="00DF1AF9" w:rsidRDefault="00496FD1">
      <w:pPr>
        <w:rPr>
          <w:rFonts w:ascii="Times New Roman" w:hAnsi="Times New Roman"/>
        </w:rPr>
      </w:pPr>
    </w:p>
    <w:p w14:paraId="7250633E" w14:textId="55DF0326" w:rsidR="00496FD1" w:rsidRDefault="00496FD1">
      <w:pPr>
        <w:rPr>
          <w:rFonts w:ascii="Times New Roman" w:hAnsi="Times New Roman"/>
        </w:rPr>
      </w:pPr>
    </w:p>
    <w:p w14:paraId="0A266598" w14:textId="675C4CBA" w:rsidR="00F570EA" w:rsidRDefault="00F570EA">
      <w:pPr>
        <w:rPr>
          <w:rFonts w:ascii="Times New Roman" w:hAnsi="Times New Roman"/>
        </w:rPr>
      </w:pPr>
    </w:p>
    <w:p w14:paraId="4CCC1436" w14:textId="0324B836" w:rsidR="00F570EA" w:rsidRPr="00DF1AF9" w:rsidRDefault="00F570EA">
      <w:pPr>
        <w:rPr>
          <w:rFonts w:ascii="Times New Roman" w:hAnsi="Times New Roman"/>
        </w:rPr>
      </w:pPr>
    </w:p>
    <w:p w14:paraId="10FC2FE5" w14:textId="52B31674" w:rsidR="00496FD1" w:rsidRPr="00DF1AF9" w:rsidRDefault="00496FD1">
      <w:pPr>
        <w:rPr>
          <w:rFonts w:ascii="Times New Roman" w:hAnsi="Times New Roman"/>
        </w:rPr>
      </w:pPr>
    </w:p>
    <w:p w14:paraId="1806C2DA" w14:textId="77777777" w:rsidR="00F570EA" w:rsidRDefault="002169AB" w:rsidP="00F570EA">
      <w:pPr>
        <w:spacing w:line="240" w:lineRule="auto"/>
        <w:ind w:firstLine="0"/>
        <w:jc w:val="center"/>
      </w:pPr>
      <w:r w:rsidRPr="00DF1AF9">
        <w:rPr>
          <w:rFonts w:ascii="Times New Roman" w:hAnsi="Times New Roman"/>
          <w:i/>
          <w:iCs/>
          <w:sz w:val="22"/>
          <w:szCs w:val="22"/>
        </w:rPr>
        <w:t>Figura 3.</w:t>
      </w:r>
      <w:r w:rsidR="00BB33D4">
        <w:rPr>
          <w:rFonts w:ascii="Times New Roman" w:hAnsi="Times New Roman"/>
          <w:i/>
          <w:iCs/>
          <w:sz w:val="22"/>
          <w:szCs w:val="22"/>
        </w:rPr>
        <w:t>4</w:t>
      </w:r>
      <w:r w:rsidRPr="00DF1AF9">
        <w:rPr>
          <w:rFonts w:ascii="Times New Roman" w:hAnsi="Times New Roman"/>
          <w:i/>
          <w:iCs/>
          <w:sz w:val="22"/>
          <w:szCs w:val="22"/>
        </w:rPr>
        <w:t xml:space="preserve"> Distribu</w:t>
      </w:r>
      <w:r w:rsidR="007C11FA">
        <w:rPr>
          <w:rFonts w:ascii="Times New Roman" w:hAnsi="Times New Roman"/>
          <w:i/>
          <w:iCs/>
          <w:sz w:val="22"/>
          <w:szCs w:val="22"/>
        </w:rPr>
        <w:t>ț</w:t>
      </w:r>
      <w:r w:rsidRPr="00DF1AF9">
        <w:rPr>
          <w:rFonts w:ascii="Times New Roman" w:hAnsi="Times New Roman"/>
          <w:i/>
          <w:iCs/>
          <w:sz w:val="22"/>
          <w:szCs w:val="22"/>
        </w:rPr>
        <w:t xml:space="preserve">ia pierderilor financiare totale pe </w:t>
      </w:r>
      <w:r w:rsidR="007C11FA">
        <w:rPr>
          <w:rFonts w:ascii="Times New Roman" w:hAnsi="Times New Roman"/>
          <w:i/>
          <w:iCs/>
          <w:sz w:val="22"/>
          <w:szCs w:val="22"/>
        </w:rPr>
        <w:t>ță</w:t>
      </w:r>
      <w:r w:rsidRPr="00DF1AF9">
        <w:rPr>
          <w:rFonts w:ascii="Times New Roman" w:hAnsi="Times New Roman"/>
          <w:i/>
          <w:iCs/>
          <w:sz w:val="22"/>
          <w:szCs w:val="22"/>
        </w:rPr>
        <w:t>ri</w:t>
      </w:r>
      <w:r w:rsidR="00F570EA">
        <w:t xml:space="preserve">                </w:t>
      </w:r>
    </w:p>
    <w:p w14:paraId="72771CBB" w14:textId="06196A11" w:rsidR="00496FD1" w:rsidRPr="00F570EA" w:rsidRDefault="00F570EA" w:rsidP="00F570EA">
      <w:pPr>
        <w:spacing w:line="240" w:lineRule="auto"/>
        <w:ind w:firstLine="0"/>
        <w:jc w:val="center"/>
      </w:pPr>
      <w:r>
        <w:t xml:space="preserve">   </w:t>
      </w:r>
      <w:r w:rsidR="002169AB" w:rsidRPr="00DF1AF9">
        <w:rPr>
          <w:rFonts w:ascii="Times New Roman" w:hAnsi="Times New Roman"/>
          <w:i/>
          <w:iCs/>
          <w:sz w:val="20"/>
          <w:szCs w:val="20"/>
        </w:rPr>
        <w:t xml:space="preserve">Sursa: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="002169AB" w:rsidRPr="00DF1AF9">
        <w:rPr>
          <w:rFonts w:ascii="Times New Roman" w:hAnsi="Times New Roman"/>
          <w:i/>
          <w:iCs/>
          <w:sz w:val="20"/>
          <w:szCs w:val="20"/>
        </w:rPr>
        <w:t>n R</w:t>
      </w:r>
    </w:p>
    <w:p w14:paraId="33BCB37F" w14:textId="139DB1CF" w:rsidR="00B5181F" w:rsidRPr="00DF1AF9" w:rsidRDefault="002169AB" w:rsidP="00F570EA">
      <w:pPr>
        <w:jc w:val="both"/>
        <w:rPr>
          <w:rFonts w:ascii="Times New Roman" w:hAnsi="Times New Roman"/>
        </w:rPr>
      </w:pPr>
      <w:r w:rsidRPr="00DF1AF9">
        <w:rPr>
          <w:rFonts w:ascii="Times New Roman" w:hAnsi="Times New Roman"/>
        </w:rPr>
        <w:t xml:space="preserve">Totalul pierderilor financiare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valori diferite de la un an la altul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ceea ce prive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te evolu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ia temporal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. Cea mai mic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valoare este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nregistrat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 xml:space="preserve">n anul 2019, cele 10 </w:t>
      </w:r>
      <w:r w:rsidR="007C11FA">
        <w:rPr>
          <w:rFonts w:ascii="Times New Roman" w:hAnsi="Times New Roman"/>
        </w:rPr>
        <w:t>ță</w:t>
      </w:r>
      <w:r w:rsidRPr="00DF1AF9">
        <w:rPr>
          <w:rFonts w:ascii="Times New Roman" w:hAnsi="Times New Roman"/>
        </w:rPr>
        <w:t>ri av</w:t>
      </w:r>
      <w:r w:rsidR="007C11FA">
        <w:rPr>
          <w:rFonts w:ascii="Times New Roman" w:hAnsi="Times New Roman"/>
        </w:rPr>
        <w:t>â</w:t>
      </w:r>
      <w:r w:rsidRPr="00DF1AF9">
        <w:rPr>
          <w:rFonts w:ascii="Times New Roman" w:hAnsi="Times New Roman"/>
        </w:rPr>
        <w:t>nd pierderi totale de 13.134 milioane USD. Valoarea maxim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a pierderilor a fost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nregistrat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 xml:space="preserve">n anul 2017, cu 16.262 milioane USD pierderi totale la nivelul celor zece </w:t>
      </w:r>
      <w:r w:rsidR="007C11FA">
        <w:rPr>
          <w:rFonts w:ascii="Times New Roman" w:hAnsi="Times New Roman"/>
        </w:rPr>
        <w:t>ță</w:t>
      </w:r>
      <w:r w:rsidRPr="00DF1AF9">
        <w:rPr>
          <w:rFonts w:ascii="Times New Roman" w:hAnsi="Times New Roman"/>
        </w:rPr>
        <w:t>ri. Astfel, intensitatea atacurilor cibernetice nu este constant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, ci este influen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at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de prezen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 xml:space="preserve">a unor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ocuri externe sau a unor factori ciclici, fapt care sugereaz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variabilitate temporal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. </w:t>
      </w:r>
    </w:p>
    <w:p w14:paraId="7C4F8E51" w14:textId="33CA75ED" w:rsidR="00564A49" w:rsidRPr="00DF1AF9" w:rsidRDefault="00B5181F" w:rsidP="00F570EA">
      <w:pPr>
        <w:jc w:val="both"/>
        <w:rPr>
          <w:rFonts w:ascii="Times New Roman" w:hAnsi="Times New Roman"/>
        </w:rPr>
      </w:pPr>
      <w:r w:rsidRPr="00DF1AF9">
        <w:rPr>
          <w:rFonts w:ascii="Times New Roman" w:hAnsi="Times New Roman"/>
        </w:rPr>
        <w:t>Pentru a prezenta fluxul atacurilor cibernetice pe trei niveluri de analiz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: sursa atacului, tipul atacului utilizat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industria vizat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, am folosit diagrama Sankey. Grosimea fiec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rui flux determin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num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rul de incidente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 xml:space="preserve">nregistrate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eviden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iaz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direc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iile dominante ale atacurilor cibernetice.</w:t>
      </w:r>
    </w:p>
    <w:p w14:paraId="7FE2614D" w14:textId="3DAB7F1F" w:rsidR="00B5181F" w:rsidRPr="00DF1AF9" w:rsidRDefault="00564A49" w:rsidP="00F570EA">
      <w:pPr>
        <w:jc w:val="both"/>
        <w:rPr>
          <w:rFonts w:ascii="Times New Roman" w:hAnsi="Times New Roman"/>
        </w:rPr>
      </w:pPr>
      <w:r w:rsidRPr="00DF1AF9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partea st</w:t>
      </w:r>
      <w:r w:rsidR="007C11FA">
        <w:rPr>
          <w:rFonts w:ascii="Times New Roman" w:hAnsi="Times New Roman"/>
        </w:rPr>
        <w:t>â</w:t>
      </w:r>
      <w:r w:rsidRPr="00DF1AF9">
        <w:rPr>
          <w:rFonts w:ascii="Times New Roman" w:hAnsi="Times New Roman"/>
        </w:rPr>
        <w:t>ng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a diagramei sunt prezentate principalele surse ale atacurilor cibernetice: grupurile de hackeri organizate, amenin</w:t>
      </w:r>
      <w:r w:rsidR="007C11FA">
        <w:rPr>
          <w:rFonts w:ascii="Times New Roman" w:hAnsi="Times New Roman"/>
        </w:rPr>
        <w:t>ță</w:t>
      </w:r>
      <w:r w:rsidRPr="00DF1AF9">
        <w:rPr>
          <w:rFonts w:ascii="Times New Roman" w:hAnsi="Times New Roman"/>
        </w:rPr>
        <w:t>rile interne, atacatorii neidentifica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 xml:space="preserve">i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atacurile de tip Nation-state. Zona central a diagramei prezint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principalele tipuri de atacuri cibernetice: DDoS, SQL Injection, Phishing, Man-in-the-Middle, Ransomware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 xml:space="preserve">i Malware.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partea dreapt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sunt prezentate principalele sectoare afectate: banking, IT, retail, telecommunications, healthcare, government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education.</w:t>
      </w:r>
    </w:p>
    <w:p w14:paraId="02926721" w14:textId="5C28B4A2" w:rsidR="00B5181F" w:rsidRPr="00DF1AF9" w:rsidRDefault="00B5181F"/>
    <w:p w14:paraId="3E23E4C6" w14:textId="745A25EC" w:rsidR="00B5181F" w:rsidRPr="00DF1AF9" w:rsidRDefault="00B5181F"/>
    <w:p w14:paraId="3FA198E9" w14:textId="416DBE87" w:rsidR="00496FD1" w:rsidRPr="00DF1AF9" w:rsidRDefault="00232561">
      <w:pPr>
        <w:rPr>
          <w:rFonts w:ascii="Times New Roman" w:hAnsi="Times New Roman"/>
        </w:rPr>
      </w:pPr>
      <w:r w:rsidRPr="00DF1AF9">
        <w:lastRenderedPageBreak/>
        <w:drawing>
          <wp:anchor distT="0" distB="0" distL="114300" distR="114300" simplePos="0" relativeHeight="251662336" behindDoc="0" locked="0" layoutInCell="1" allowOverlap="1" wp14:anchorId="45804D3D" wp14:editId="57548DA6">
            <wp:simplePos x="0" y="0"/>
            <wp:positionH relativeFrom="margin">
              <wp:posOffset>944880</wp:posOffset>
            </wp:positionH>
            <wp:positionV relativeFrom="page">
              <wp:posOffset>287836</wp:posOffset>
            </wp:positionV>
            <wp:extent cx="4449652" cy="3200400"/>
            <wp:effectExtent l="0" t="0" r="8255" b="0"/>
            <wp:wrapNone/>
            <wp:docPr id="73321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13410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652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3F0DF" w14:textId="7F9C35BD" w:rsidR="00496FD1" w:rsidRPr="00DF1AF9" w:rsidRDefault="00496FD1">
      <w:pPr>
        <w:rPr>
          <w:rFonts w:ascii="Times New Roman" w:hAnsi="Times New Roman"/>
        </w:rPr>
      </w:pPr>
    </w:p>
    <w:p w14:paraId="3BEC66C4" w14:textId="77777777" w:rsidR="00496FD1" w:rsidRPr="00DF1AF9" w:rsidRDefault="00496FD1">
      <w:pPr>
        <w:rPr>
          <w:rFonts w:ascii="Times New Roman" w:hAnsi="Times New Roman"/>
        </w:rPr>
      </w:pPr>
    </w:p>
    <w:p w14:paraId="772F392D" w14:textId="77777777" w:rsidR="00496FD1" w:rsidRPr="00DF1AF9" w:rsidRDefault="00496FD1">
      <w:pPr>
        <w:rPr>
          <w:rFonts w:ascii="Times New Roman" w:hAnsi="Times New Roman"/>
        </w:rPr>
      </w:pPr>
    </w:p>
    <w:p w14:paraId="74A49F08" w14:textId="77777777" w:rsidR="00B5181F" w:rsidRDefault="00B5181F">
      <w:pPr>
        <w:rPr>
          <w:rFonts w:ascii="Times New Roman" w:hAnsi="Times New Roman"/>
        </w:rPr>
      </w:pPr>
    </w:p>
    <w:p w14:paraId="342F9282" w14:textId="77777777" w:rsidR="00F570EA" w:rsidRDefault="00F570EA">
      <w:pPr>
        <w:rPr>
          <w:rFonts w:ascii="Times New Roman" w:hAnsi="Times New Roman"/>
        </w:rPr>
      </w:pPr>
    </w:p>
    <w:p w14:paraId="35AA57A8" w14:textId="77777777" w:rsidR="00F570EA" w:rsidRPr="00DF1AF9" w:rsidRDefault="00F570EA">
      <w:pPr>
        <w:rPr>
          <w:rFonts w:ascii="Times New Roman" w:hAnsi="Times New Roman"/>
        </w:rPr>
      </w:pPr>
    </w:p>
    <w:p w14:paraId="6FBE54BE" w14:textId="77777777" w:rsidR="00232561" w:rsidRDefault="00232561" w:rsidP="00F570EA">
      <w:pPr>
        <w:spacing w:line="240" w:lineRule="auto"/>
        <w:ind w:firstLine="0"/>
        <w:jc w:val="center"/>
        <w:rPr>
          <w:rFonts w:ascii="Times New Roman" w:hAnsi="Times New Roman"/>
          <w:i/>
          <w:iCs/>
          <w:sz w:val="20"/>
          <w:szCs w:val="20"/>
        </w:rPr>
      </w:pPr>
    </w:p>
    <w:p w14:paraId="0D564D29" w14:textId="1B17810B" w:rsidR="00F570EA" w:rsidRDefault="00AD4627" w:rsidP="00F570EA">
      <w:pPr>
        <w:spacing w:line="240" w:lineRule="auto"/>
        <w:ind w:firstLine="0"/>
        <w:jc w:val="center"/>
        <w:rPr>
          <w:sz w:val="20"/>
          <w:szCs w:val="20"/>
        </w:rPr>
      </w:pPr>
      <w:r w:rsidRPr="00DF1AF9">
        <w:rPr>
          <w:rFonts w:ascii="Times New Roman" w:hAnsi="Times New Roman"/>
          <w:i/>
          <w:iCs/>
          <w:sz w:val="20"/>
          <w:szCs w:val="20"/>
        </w:rPr>
        <w:t>Figura 3.</w:t>
      </w:r>
      <w:r w:rsidR="00BB33D4">
        <w:rPr>
          <w:rFonts w:ascii="Times New Roman" w:hAnsi="Times New Roman"/>
          <w:i/>
          <w:iCs/>
          <w:sz w:val="20"/>
          <w:szCs w:val="20"/>
        </w:rPr>
        <w:t>5</w:t>
      </w:r>
      <w:r w:rsidRPr="00DF1AF9">
        <w:rPr>
          <w:rFonts w:ascii="Times New Roman" w:hAnsi="Times New Roman"/>
          <w:i/>
          <w:iCs/>
          <w:sz w:val="20"/>
          <w:szCs w:val="20"/>
        </w:rPr>
        <w:t xml:space="preserve">  Diagrama Sankey privind fluxul atacurilor cibernetice</w:t>
      </w:r>
    </w:p>
    <w:p w14:paraId="1E37AA32" w14:textId="5BB6C5FF" w:rsidR="00B5181F" w:rsidRDefault="00AD4627" w:rsidP="00F570EA">
      <w:pPr>
        <w:spacing w:line="240" w:lineRule="auto"/>
        <w:ind w:firstLine="0"/>
        <w:jc w:val="center"/>
        <w:rPr>
          <w:rFonts w:ascii="Times New Roman" w:hAnsi="Times New Roman"/>
          <w:i/>
          <w:iCs/>
          <w:sz w:val="20"/>
          <w:szCs w:val="20"/>
        </w:rPr>
      </w:pPr>
      <w:r w:rsidRPr="00DF1AF9">
        <w:rPr>
          <w:rFonts w:ascii="Times New Roman" w:hAnsi="Times New Roman"/>
          <w:i/>
          <w:iCs/>
          <w:sz w:val="20"/>
          <w:szCs w:val="20"/>
        </w:rPr>
        <w:t xml:space="preserve">Sursa: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DF1AF9">
        <w:rPr>
          <w:rFonts w:ascii="Times New Roman" w:hAnsi="Times New Roman"/>
          <w:i/>
          <w:iCs/>
          <w:sz w:val="20"/>
          <w:szCs w:val="20"/>
        </w:rPr>
        <w:t>n platforma Flourish</w:t>
      </w:r>
    </w:p>
    <w:p w14:paraId="6D70B5AE" w14:textId="77777777" w:rsidR="00232561" w:rsidRPr="00DF1AF9" w:rsidRDefault="00232561" w:rsidP="00F570EA">
      <w:pPr>
        <w:spacing w:line="240" w:lineRule="auto"/>
        <w:ind w:firstLine="0"/>
        <w:jc w:val="center"/>
        <w:rPr>
          <w:sz w:val="20"/>
          <w:szCs w:val="20"/>
        </w:rPr>
      </w:pPr>
    </w:p>
    <w:p w14:paraId="6E4C2FE3" w14:textId="4E907B4A" w:rsidR="00DE10AD" w:rsidRPr="00DF1AF9" w:rsidRDefault="00DE10AD" w:rsidP="00F570EA">
      <w:pPr>
        <w:jc w:val="both"/>
        <w:rPr>
          <w:rFonts w:ascii="Times New Roman" w:hAnsi="Times New Roman"/>
        </w:rPr>
      </w:pPr>
      <w:r w:rsidRPr="00DF1AF9">
        <w:rPr>
          <w:rFonts w:ascii="Times New Roman" w:hAnsi="Times New Roman"/>
        </w:rPr>
        <w:t xml:space="preserve">Cel mai mare volum de incidente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 xml:space="preserve">l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atacurile de tipul DDoS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 xml:space="preserve">i SQL Injection, fiind urmate de Phishing, Man-in-the-Middle, Ransomware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Malware. Contribu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ia sursei Insider la atacurile de tip DDoS este relevant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deoarece eviden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iaz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rolul important pe care persoanele din interior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l au asupra infrastructurii organiza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iilor.  De asemenea, atacurile de tip Phishing prezint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o distribu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ie uniform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pentru toate cele patru surse. </w:t>
      </w:r>
    </w:p>
    <w:p w14:paraId="6A4F55EB" w14:textId="2633C3E9" w:rsidR="00DE10AD" w:rsidRPr="00DF1AF9" w:rsidRDefault="00DE10AD" w:rsidP="00F570EA">
      <w:pPr>
        <w:jc w:val="both"/>
        <w:rPr>
          <w:rFonts w:ascii="Times New Roman" w:hAnsi="Times New Roman"/>
        </w:rPr>
      </w:pPr>
      <w:r w:rsidRPr="00DF1AF9">
        <w:rPr>
          <w:rFonts w:ascii="Times New Roman" w:hAnsi="Times New Roman"/>
        </w:rPr>
        <w:t xml:space="preserve">Sectorul IT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 xml:space="preserve">i sectorul bancar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cel mai mare flux de incidente, fiind urmate de sectorul de telecomunica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 xml:space="preserve">ii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 xml:space="preserve">i sectorul </w:t>
      </w:r>
      <w:r w:rsidR="00564A49" w:rsidRPr="00DF1AF9">
        <w:rPr>
          <w:rFonts w:ascii="Times New Roman" w:hAnsi="Times New Roman"/>
        </w:rPr>
        <w:t>sanitar</w:t>
      </w:r>
      <w:r w:rsidRPr="00DF1AF9">
        <w:rPr>
          <w:rFonts w:ascii="Times New Roman" w:hAnsi="Times New Roman"/>
        </w:rPr>
        <w:t>. Atacurile</w:t>
      </w:r>
      <w:r w:rsidR="00564A49" w:rsidRPr="00DF1AF9">
        <w:rPr>
          <w:rFonts w:ascii="Times New Roman" w:hAnsi="Times New Roman"/>
        </w:rPr>
        <w:t xml:space="preserve"> </w:t>
      </w:r>
      <w:r w:rsidRPr="00DF1AF9">
        <w:rPr>
          <w:rFonts w:ascii="Times New Roman" w:hAnsi="Times New Roman"/>
        </w:rPr>
        <w:t xml:space="preserve">de tip Malware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Ransomware sunt orientate cel mai</w:t>
      </w:r>
      <w:r w:rsidR="00564A49" w:rsidRPr="00DF1AF9">
        <w:rPr>
          <w:rFonts w:ascii="Times New Roman" w:hAnsi="Times New Roman"/>
        </w:rPr>
        <w:t xml:space="preserve"> </w:t>
      </w:r>
      <w:r w:rsidRPr="00DF1AF9">
        <w:rPr>
          <w:rFonts w:ascii="Times New Roman" w:hAnsi="Times New Roman"/>
        </w:rPr>
        <w:t xml:space="preserve"> </w:t>
      </w:r>
      <w:r w:rsidR="00564A49" w:rsidRPr="00DF1AF9">
        <w:rPr>
          <w:rFonts w:ascii="Times New Roman" w:hAnsi="Times New Roman"/>
        </w:rPr>
        <w:t>m</w:t>
      </w:r>
      <w:r w:rsidRPr="00DF1AF9">
        <w:rPr>
          <w:rFonts w:ascii="Times New Roman" w:hAnsi="Times New Roman"/>
        </w:rPr>
        <w:t xml:space="preserve">ult spre sectorul </w:t>
      </w:r>
      <w:r w:rsidR="00564A49" w:rsidRPr="00DF1AF9">
        <w:rPr>
          <w:rFonts w:ascii="Times New Roman" w:hAnsi="Times New Roman"/>
        </w:rPr>
        <w:t xml:space="preserve">sanitar, fenomen explicat prin vulnerabilitatea sistemelor medicale. </w:t>
      </w:r>
    </w:p>
    <w:p w14:paraId="65770AA1" w14:textId="339C2F93" w:rsidR="00616CD4" w:rsidRPr="00DF1AF9" w:rsidRDefault="00616CD4" w:rsidP="00F570EA">
      <w:pPr>
        <w:jc w:val="both"/>
        <w:rPr>
          <w:rFonts w:ascii="Times New Roman" w:hAnsi="Times New Roman"/>
        </w:rPr>
      </w:pPr>
      <w:r w:rsidRPr="00DF1AF9">
        <w:rPr>
          <w:rFonts w:ascii="Times New Roman" w:hAnsi="Times New Roman"/>
        </w:rPr>
        <w:t>Am folosit o alt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diagram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pentru a ilustra distribu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 xml:space="preserve">ia atacurilor cibernetice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func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 xml:space="preserve">ie de tipul atacului utilizat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 xml:space="preserve">i 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ara afectat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, cu asocierea pierderilor financiare totale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 xml:space="preserve">nregistrate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perioada 2015-2024. Grosimea fiec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rui flux prezint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volumul pierderilor financiare exprimate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 milioane USD.</w:t>
      </w:r>
    </w:p>
    <w:p w14:paraId="60C5A95C" w14:textId="74A34E32" w:rsidR="00616CD4" w:rsidRPr="00DF1AF9" w:rsidRDefault="00616CD4" w:rsidP="00616CD4">
      <w:pPr>
        <w:jc w:val="center"/>
        <w:rPr>
          <w:rFonts w:ascii="Times New Roman" w:hAnsi="Times New Roman"/>
        </w:rPr>
      </w:pPr>
    </w:p>
    <w:p w14:paraId="641BB9C0" w14:textId="6F81AAD2" w:rsidR="00616CD4" w:rsidRPr="00DF1AF9" w:rsidRDefault="00616CD4" w:rsidP="00616CD4">
      <w:pPr>
        <w:jc w:val="center"/>
        <w:rPr>
          <w:rFonts w:ascii="Times New Roman" w:hAnsi="Times New Roman"/>
        </w:rPr>
      </w:pPr>
    </w:p>
    <w:p w14:paraId="31EAF765" w14:textId="77777777" w:rsidR="008A68FC" w:rsidRPr="00DF1AF9" w:rsidRDefault="008A68FC" w:rsidP="00616CD4">
      <w:pPr>
        <w:jc w:val="center"/>
        <w:rPr>
          <w:rFonts w:ascii="Times New Roman" w:hAnsi="Times New Roman"/>
        </w:rPr>
      </w:pPr>
    </w:p>
    <w:p w14:paraId="11C42F02" w14:textId="3DB0D237" w:rsidR="008A68FC" w:rsidRPr="00DF1AF9" w:rsidRDefault="008A68FC" w:rsidP="00616CD4">
      <w:pPr>
        <w:jc w:val="center"/>
        <w:rPr>
          <w:rFonts w:ascii="Times New Roman" w:hAnsi="Times New Roman"/>
        </w:rPr>
      </w:pPr>
    </w:p>
    <w:p w14:paraId="38F3B345" w14:textId="437D6B69" w:rsidR="008A68FC" w:rsidRPr="00DF1AF9" w:rsidRDefault="00232561" w:rsidP="00616CD4">
      <w:pPr>
        <w:jc w:val="center"/>
        <w:rPr>
          <w:rFonts w:ascii="Times New Roman" w:hAnsi="Times New Roman"/>
        </w:rPr>
      </w:pPr>
      <w:r w:rsidRPr="00DF1AF9">
        <w:rPr>
          <w:rFonts w:ascii="Times New Roman" w:hAnsi="Times New Roman"/>
        </w:rPr>
        <w:drawing>
          <wp:anchor distT="0" distB="0" distL="114300" distR="114300" simplePos="0" relativeHeight="251663360" behindDoc="0" locked="0" layoutInCell="1" allowOverlap="1" wp14:anchorId="57B71144" wp14:editId="3D8E7668">
            <wp:simplePos x="0" y="0"/>
            <wp:positionH relativeFrom="margin">
              <wp:align>center</wp:align>
            </wp:positionH>
            <wp:positionV relativeFrom="paragraph">
              <wp:posOffset>-894171</wp:posOffset>
            </wp:positionV>
            <wp:extent cx="4985886" cy="3773944"/>
            <wp:effectExtent l="0" t="0" r="5715" b="0"/>
            <wp:wrapNone/>
            <wp:docPr id="18135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022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86" cy="3773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15B52B" w14:textId="6CD218F1" w:rsidR="008A68FC" w:rsidRPr="00DF1AF9" w:rsidRDefault="008A68FC" w:rsidP="00616CD4">
      <w:pPr>
        <w:jc w:val="center"/>
        <w:rPr>
          <w:rFonts w:ascii="Times New Roman" w:hAnsi="Times New Roman"/>
        </w:rPr>
      </w:pPr>
    </w:p>
    <w:p w14:paraId="7B969A18" w14:textId="1FD3B64F" w:rsidR="008A68FC" w:rsidRPr="00DF1AF9" w:rsidRDefault="008A68FC" w:rsidP="00616CD4">
      <w:pPr>
        <w:jc w:val="center"/>
        <w:rPr>
          <w:rFonts w:ascii="Times New Roman" w:hAnsi="Times New Roman"/>
        </w:rPr>
      </w:pPr>
    </w:p>
    <w:p w14:paraId="066A8977" w14:textId="0B8B6F1D" w:rsidR="008A68FC" w:rsidRPr="00DF1AF9" w:rsidRDefault="008A68FC" w:rsidP="00616CD4">
      <w:pPr>
        <w:jc w:val="center"/>
        <w:rPr>
          <w:rFonts w:ascii="Times New Roman" w:hAnsi="Times New Roman"/>
        </w:rPr>
      </w:pPr>
    </w:p>
    <w:p w14:paraId="78A8ED0E" w14:textId="648A3AB0" w:rsidR="008A68FC" w:rsidRDefault="008A68FC" w:rsidP="003C5CCE">
      <w:pPr>
        <w:ind w:firstLine="0"/>
        <w:rPr>
          <w:rFonts w:ascii="Times New Roman" w:hAnsi="Times New Roman"/>
        </w:rPr>
      </w:pPr>
    </w:p>
    <w:p w14:paraId="405843AB" w14:textId="0A2D5805" w:rsidR="003C5CCE" w:rsidRDefault="003C5CCE" w:rsidP="003C5CCE">
      <w:pPr>
        <w:ind w:firstLine="0"/>
        <w:rPr>
          <w:rFonts w:ascii="Times New Roman" w:hAnsi="Times New Roman"/>
        </w:rPr>
      </w:pPr>
    </w:p>
    <w:p w14:paraId="3D461CE8" w14:textId="77777777" w:rsidR="00F570EA" w:rsidRDefault="00F570EA" w:rsidP="003C5CCE">
      <w:pPr>
        <w:ind w:firstLine="0"/>
        <w:rPr>
          <w:rFonts w:ascii="Times New Roman" w:hAnsi="Times New Roman"/>
        </w:rPr>
      </w:pPr>
    </w:p>
    <w:p w14:paraId="3ABF854E" w14:textId="5120B55A" w:rsidR="00F570EA" w:rsidRPr="00DF1AF9" w:rsidRDefault="00F570EA" w:rsidP="003C5CCE">
      <w:pPr>
        <w:ind w:firstLine="0"/>
        <w:rPr>
          <w:rFonts w:ascii="Times New Roman" w:hAnsi="Times New Roman"/>
        </w:rPr>
      </w:pPr>
    </w:p>
    <w:p w14:paraId="4616973C" w14:textId="44FDE185" w:rsidR="008A68FC" w:rsidRPr="00DF1AF9" w:rsidRDefault="008A68FC" w:rsidP="008A68FC">
      <w:pPr>
        <w:spacing w:line="240" w:lineRule="auto"/>
        <w:jc w:val="center"/>
        <w:rPr>
          <w:sz w:val="20"/>
          <w:szCs w:val="20"/>
        </w:rPr>
      </w:pPr>
      <w:r w:rsidRPr="00DF1AF9">
        <w:rPr>
          <w:rFonts w:ascii="Times New Roman" w:hAnsi="Times New Roman"/>
          <w:i/>
          <w:iCs/>
          <w:sz w:val="20"/>
          <w:szCs w:val="20"/>
        </w:rPr>
        <w:t>Figura 3.</w:t>
      </w:r>
      <w:r w:rsidR="00BB33D4">
        <w:rPr>
          <w:rFonts w:ascii="Times New Roman" w:hAnsi="Times New Roman"/>
          <w:i/>
          <w:iCs/>
          <w:sz w:val="20"/>
          <w:szCs w:val="20"/>
        </w:rPr>
        <w:t>6</w:t>
      </w:r>
      <w:r w:rsidRPr="00DF1AF9">
        <w:rPr>
          <w:rFonts w:ascii="Times New Roman" w:hAnsi="Times New Roman"/>
          <w:i/>
          <w:iCs/>
          <w:sz w:val="20"/>
          <w:szCs w:val="20"/>
        </w:rPr>
        <w:t xml:space="preserve"> Distribu</w:t>
      </w:r>
      <w:r w:rsidR="007C11FA">
        <w:rPr>
          <w:rFonts w:ascii="Times New Roman" w:hAnsi="Times New Roman"/>
          <w:i/>
          <w:iCs/>
          <w:sz w:val="20"/>
          <w:szCs w:val="20"/>
        </w:rPr>
        <w:t>ț</w:t>
      </w:r>
      <w:r w:rsidRPr="00DF1AF9">
        <w:rPr>
          <w:rFonts w:ascii="Times New Roman" w:hAnsi="Times New Roman"/>
          <w:i/>
          <w:iCs/>
          <w:sz w:val="20"/>
          <w:szCs w:val="20"/>
        </w:rPr>
        <w:t xml:space="preserve">ia pierderilor financiare cauzate de atacuri cibernetice pe tipuri de atac </w:t>
      </w:r>
      <w:r w:rsidR="007C11FA">
        <w:rPr>
          <w:rFonts w:ascii="Times New Roman" w:hAnsi="Times New Roman"/>
          <w:i/>
          <w:iCs/>
          <w:sz w:val="20"/>
          <w:szCs w:val="20"/>
        </w:rPr>
        <w:t>ș</w:t>
      </w:r>
      <w:r w:rsidRPr="00DF1AF9">
        <w:rPr>
          <w:rFonts w:ascii="Times New Roman" w:hAnsi="Times New Roman"/>
          <w:i/>
          <w:iCs/>
          <w:sz w:val="20"/>
          <w:szCs w:val="20"/>
        </w:rPr>
        <w:t xml:space="preserve">i </w:t>
      </w:r>
      <w:r w:rsidR="007C11FA">
        <w:rPr>
          <w:rFonts w:ascii="Times New Roman" w:hAnsi="Times New Roman"/>
          <w:i/>
          <w:iCs/>
          <w:sz w:val="20"/>
          <w:szCs w:val="20"/>
        </w:rPr>
        <w:t>ță</w:t>
      </w:r>
      <w:r w:rsidRPr="00DF1AF9">
        <w:rPr>
          <w:rFonts w:ascii="Times New Roman" w:hAnsi="Times New Roman"/>
          <w:i/>
          <w:iCs/>
          <w:sz w:val="20"/>
          <w:szCs w:val="20"/>
        </w:rPr>
        <w:t>ri</w:t>
      </w:r>
    </w:p>
    <w:p w14:paraId="6BB4B555" w14:textId="35CDFDCA" w:rsidR="008A68FC" w:rsidRPr="00DF1AF9" w:rsidRDefault="008A68FC" w:rsidP="008A68FC">
      <w:pPr>
        <w:spacing w:line="240" w:lineRule="auto"/>
        <w:jc w:val="center"/>
        <w:rPr>
          <w:sz w:val="20"/>
          <w:szCs w:val="20"/>
        </w:rPr>
      </w:pPr>
      <w:r w:rsidRPr="00DF1AF9">
        <w:rPr>
          <w:rFonts w:ascii="Times New Roman" w:hAnsi="Times New Roman"/>
          <w:i/>
          <w:iCs/>
          <w:sz w:val="20"/>
          <w:szCs w:val="20"/>
        </w:rPr>
        <w:t xml:space="preserve">Sursa: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DF1AF9">
        <w:rPr>
          <w:rFonts w:ascii="Times New Roman" w:hAnsi="Times New Roman"/>
          <w:i/>
          <w:iCs/>
          <w:sz w:val="20"/>
          <w:szCs w:val="20"/>
        </w:rPr>
        <w:t>n platforma Flourish</w:t>
      </w:r>
    </w:p>
    <w:p w14:paraId="72050826" w14:textId="5A7EF709" w:rsidR="008A68FC" w:rsidRPr="00DF1AF9" w:rsidRDefault="007C11FA" w:rsidP="00F570EA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Î</w:t>
      </w:r>
      <w:r w:rsidR="008A68FC" w:rsidRPr="00DF1AF9">
        <w:rPr>
          <w:rFonts w:ascii="Times New Roman" w:hAnsi="Times New Roman"/>
        </w:rPr>
        <w:t>n partea st</w:t>
      </w:r>
      <w:r>
        <w:rPr>
          <w:rFonts w:ascii="Times New Roman" w:hAnsi="Times New Roman"/>
        </w:rPr>
        <w:t>â</w:t>
      </w:r>
      <w:r w:rsidR="008A68FC" w:rsidRPr="00DF1AF9">
        <w:rPr>
          <w:rFonts w:ascii="Times New Roman" w:hAnsi="Times New Roman"/>
        </w:rPr>
        <w:t>ng</w:t>
      </w:r>
      <w:r>
        <w:rPr>
          <w:rFonts w:ascii="Times New Roman" w:hAnsi="Times New Roman"/>
        </w:rPr>
        <w:t>ă</w:t>
      </w:r>
      <w:r w:rsidR="008A68FC" w:rsidRPr="00DF1AF9">
        <w:rPr>
          <w:rFonts w:ascii="Times New Roman" w:hAnsi="Times New Roman"/>
        </w:rPr>
        <w:t xml:space="preserve"> a diagramei sunt prezentate principalele tipuri de atacuri cibernetice: Phishing, SQL Injection, DDoS, Malware, Man-in-the-Middle </w:t>
      </w:r>
      <w:r>
        <w:rPr>
          <w:rFonts w:ascii="Times New Roman" w:hAnsi="Times New Roman"/>
        </w:rPr>
        <w:t>ș</w:t>
      </w:r>
      <w:r w:rsidR="008A68FC" w:rsidRPr="00DF1AF9">
        <w:rPr>
          <w:rFonts w:ascii="Times New Roman" w:hAnsi="Times New Roman"/>
        </w:rPr>
        <w:t xml:space="preserve">i Ransomware. Deoarece toate fluxurile generate de aceste atacuri sunt </w:t>
      </w:r>
      <w:r>
        <w:rPr>
          <w:rFonts w:ascii="Times New Roman" w:hAnsi="Times New Roman"/>
        </w:rPr>
        <w:t>î</w:t>
      </w:r>
      <w:r w:rsidR="008A68FC" w:rsidRPr="00DF1AF9">
        <w:rPr>
          <w:rFonts w:ascii="Times New Roman" w:hAnsi="Times New Roman"/>
        </w:rPr>
        <w:t>ndreptate c</w:t>
      </w:r>
      <w:r>
        <w:rPr>
          <w:rFonts w:ascii="Times New Roman" w:hAnsi="Times New Roman"/>
        </w:rPr>
        <w:t>ă</w:t>
      </w:r>
      <w:r w:rsidR="008A68FC" w:rsidRPr="00DF1AF9">
        <w:rPr>
          <w:rFonts w:ascii="Times New Roman" w:hAnsi="Times New Roman"/>
        </w:rPr>
        <w:t xml:space="preserve">tre </w:t>
      </w:r>
      <w:r>
        <w:rPr>
          <w:rFonts w:ascii="Times New Roman" w:hAnsi="Times New Roman"/>
        </w:rPr>
        <w:t>ță</w:t>
      </w:r>
      <w:r w:rsidR="008A68FC" w:rsidRPr="00DF1AF9">
        <w:rPr>
          <w:rFonts w:ascii="Times New Roman" w:hAnsi="Times New Roman"/>
        </w:rPr>
        <w:t>rile analizate, se poate observa faptul c</w:t>
      </w:r>
      <w:r>
        <w:rPr>
          <w:rFonts w:ascii="Times New Roman" w:hAnsi="Times New Roman"/>
        </w:rPr>
        <w:t>ă</w:t>
      </w:r>
      <w:r w:rsidR="008A68FC" w:rsidRPr="00DF1AF9">
        <w:rPr>
          <w:rFonts w:ascii="Times New Roman" w:hAnsi="Times New Roman"/>
        </w:rPr>
        <w:t xml:space="preserve"> toate economiile incluse </w:t>
      </w:r>
      <w:r>
        <w:rPr>
          <w:rFonts w:ascii="Times New Roman" w:hAnsi="Times New Roman"/>
        </w:rPr>
        <w:t>î</w:t>
      </w:r>
      <w:r w:rsidR="008A68FC" w:rsidRPr="00DF1AF9">
        <w:rPr>
          <w:rFonts w:ascii="Times New Roman" w:hAnsi="Times New Roman"/>
        </w:rPr>
        <w:t>n studiu sunt expuse simultan mai multor categorii de amenin</w:t>
      </w:r>
      <w:r>
        <w:rPr>
          <w:rFonts w:ascii="Times New Roman" w:hAnsi="Times New Roman"/>
        </w:rPr>
        <w:t>ță</w:t>
      </w:r>
      <w:r w:rsidR="008A68FC" w:rsidRPr="00DF1AF9">
        <w:rPr>
          <w:rFonts w:ascii="Times New Roman" w:hAnsi="Times New Roman"/>
        </w:rPr>
        <w:t xml:space="preserve">ri cibernetice. </w:t>
      </w:r>
      <w:r>
        <w:rPr>
          <w:rFonts w:ascii="Times New Roman" w:hAnsi="Times New Roman"/>
        </w:rPr>
        <w:t>Î</w:t>
      </w:r>
      <w:r w:rsidR="008A68FC" w:rsidRPr="00DF1AF9">
        <w:rPr>
          <w:rFonts w:ascii="Times New Roman" w:hAnsi="Times New Roman"/>
        </w:rPr>
        <w:t>n zona central</w:t>
      </w:r>
      <w:r>
        <w:rPr>
          <w:rFonts w:ascii="Times New Roman" w:hAnsi="Times New Roman"/>
        </w:rPr>
        <w:t>ă</w:t>
      </w:r>
      <w:r w:rsidR="008A68FC" w:rsidRPr="00DF1AF9">
        <w:rPr>
          <w:rFonts w:ascii="Times New Roman" w:hAnsi="Times New Roman"/>
        </w:rPr>
        <w:t xml:space="preserve"> a diagramei sunt reprezentate </w:t>
      </w:r>
      <w:r>
        <w:rPr>
          <w:rFonts w:ascii="Times New Roman" w:hAnsi="Times New Roman"/>
        </w:rPr>
        <w:t>ță</w:t>
      </w:r>
      <w:r w:rsidR="008A68FC" w:rsidRPr="00DF1AF9">
        <w:rPr>
          <w:rFonts w:ascii="Times New Roman" w:hAnsi="Times New Roman"/>
        </w:rPr>
        <w:t>rile analizate: Brazilia, Japonia, UK, Fran</w:t>
      </w:r>
      <w:r>
        <w:rPr>
          <w:rFonts w:ascii="Times New Roman" w:hAnsi="Times New Roman"/>
        </w:rPr>
        <w:t>ț</w:t>
      </w:r>
      <w:r w:rsidR="008A68FC" w:rsidRPr="00DF1AF9">
        <w:rPr>
          <w:rFonts w:ascii="Times New Roman" w:hAnsi="Times New Roman"/>
        </w:rPr>
        <w:t xml:space="preserve">a, Australia, Statele Unite ale Americii, Germania, India, China </w:t>
      </w:r>
      <w:r>
        <w:rPr>
          <w:rFonts w:ascii="Times New Roman" w:hAnsi="Times New Roman"/>
        </w:rPr>
        <w:t>ș</w:t>
      </w:r>
      <w:r w:rsidR="008A68FC" w:rsidRPr="00DF1AF9">
        <w:rPr>
          <w:rFonts w:ascii="Times New Roman" w:hAnsi="Times New Roman"/>
        </w:rPr>
        <w:t>i Rusia. Partea din dreapta a diagramei prezint</w:t>
      </w:r>
      <w:r>
        <w:rPr>
          <w:rFonts w:ascii="Times New Roman" w:hAnsi="Times New Roman"/>
        </w:rPr>
        <w:t>ă</w:t>
      </w:r>
      <w:r w:rsidR="008A68FC" w:rsidRPr="00DF1AF9">
        <w:rPr>
          <w:rFonts w:ascii="Times New Roman" w:hAnsi="Times New Roman"/>
        </w:rPr>
        <w:t xml:space="preserve"> pierderile financiare asociate fiec</w:t>
      </w:r>
      <w:r>
        <w:rPr>
          <w:rFonts w:ascii="Times New Roman" w:hAnsi="Times New Roman"/>
        </w:rPr>
        <w:t>ă</w:t>
      </w:r>
      <w:r w:rsidR="008A68FC" w:rsidRPr="00DF1AF9">
        <w:rPr>
          <w:rFonts w:ascii="Times New Roman" w:hAnsi="Times New Roman"/>
        </w:rPr>
        <w:t xml:space="preserve">rei </w:t>
      </w:r>
      <w:r>
        <w:rPr>
          <w:rFonts w:ascii="Times New Roman" w:hAnsi="Times New Roman"/>
        </w:rPr>
        <w:t>ță</w:t>
      </w:r>
      <w:r w:rsidR="008A68FC" w:rsidRPr="00DF1AF9">
        <w:rPr>
          <w:rFonts w:ascii="Times New Roman" w:hAnsi="Times New Roman"/>
        </w:rPr>
        <w:t>ri.</w:t>
      </w:r>
    </w:p>
    <w:p w14:paraId="0FB2DB2C" w14:textId="752C2429" w:rsidR="008A68FC" w:rsidRPr="00DF1AF9" w:rsidRDefault="008A68FC" w:rsidP="00F570EA">
      <w:pPr>
        <w:jc w:val="both"/>
        <w:rPr>
          <w:rFonts w:ascii="Times New Roman" w:hAnsi="Times New Roman"/>
        </w:rPr>
      </w:pPr>
      <w:r w:rsidRPr="00DF1AF9">
        <w:rPr>
          <w:rFonts w:ascii="Times New Roman" w:hAnsi="Times New Roman"/>
        </w:rPr>
        <w:t xml:space="preserve">Pierderile financiare pentru cele zece </w:t>
      </w:r>
      <w:r w:rsidR="007C11FA">
        <w:rPr>
          <w:rFonts w:ascii="Times New Roman" w:hAnsi="Times New Roman"/>
        </w:rPr>
        <w:t>ță</w:t>
      </w:r>
      <w:r w:rsidRPr="00DF1AF9">
        <w:rPr>
          <w:rFonts w:ascii="Times New Roman" w:hAnsi="Times New Roman"/>
        </w:rPr>
        <w:t>ri sunt uniform distribuite</w:t>
      </w:r>
      <w:r w:rsidR="00C419AC" w:rsidRPr="00DF1AF9">
        <w:rPr>
          <w:rFonts w:ascii="Times New Roman" w:hAnsi="Times New Roman"/>
        </w:rPr>
        <w:t>, valorile totale estim</w:t>
      </w:r>
      <w:r w:rsidR="007C11FA">
        <w:rPr>
          <w:rFonts w:ascii="Times New Roman" w:hAnsi="Times New Roman"/>
        </w:rPr>
        <w:t>â</w:t>
      </w:r>
      <w:r w:rsidR="00C419AC" w:rsidRPr="00DF1AF9">
        <w:rPr>
          <w:rFonts w:ascii="Times New Roman" w:hAnsi="Times New Roman"/>
        </w:rPr>
        <w:t xml:space="preserve">ndu-se </w:t>
      </w:r>
      <w:r w:rsidR="007C11FA">
        <w:rPr>
          <w:rFonts w:ascii="Times New Roman" w:hAnsi="Times New Roman"/>
        </w:rPr>
        <w:t>î</w:t>
      </w:r>
      <w:r w:rsidR="00C419AC" w:rsidRPr="00DF1AF9">
        <w:rPr>
          <w:rFonts w:ascii="Times New Roman" w:hAnsi="Times New Roman"/>
        </w:rPr>
        <w:t xml:space="preserve">n intervalul 13.714-16.503 milioane USD. Regatul Unit </w:t>
      </w:r>
      <w:r w:rsidR="007C11FA">
        <w:rPr>
          <w:rFonts w:ascii="Times New Roman" w:hAnsi="Times New Roman"/>
        </w:rPr>
        <w:t>î</w:t>
      </w:r>
      <w:r w:rsidR="00C419AC" w:rsidRPr="00DF1AF9"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 w:rsidR="00C419AC" w:rsidRPr="00DF1AF9">
        <w:rPr>
          <w:rFonts w:ascii="Times New Roman" w:hAnsi="Times New Roman"/>
        </w:rPr>
        <w:t xml:space="preserve"> cea mai valoare a pierderilor, fiind urmat de Germania </w:t>
      </w:r>
      <w:r w:rsidR="007C11FA">
        <w:rPr>
          <w:rFonts w:ascii="Times New Roman" w:hAnsi="Times New Roman"/>
        </w:rPr>
        <w:t>ș</w:t>
      </w:r>
      <w:r w:rsidR="00C419AC" w:rsidRPr="00DF1AF9">
        <w:rPr>
          <w:rFonts w:ascii="Times New Roman" w:hAnsi="Times New Roman"/>
        </w:rPr>
        <w:t>i Brazilia. Prin urmare, atacurile cibernetice afecteaz</w:t>
      </w:r>
      <w:r w:rsidR="007C11FA">
        <w:rPr>
          <w:rFonts w:ascii="Times New Roman" w:hAnsi="Times New Roman"/>
        </w:rPr>
        <w:t>ă</w:t>
      </w:r>
      <w:r w:rsidR="00C419AC" w:rsidRPr="00DF1AF9">
        <w:rPr>
          <w:rFonts w:ascii="Times New Roman" w:hAnsi="Times New Roman"/>
        </w:rPr>
        <w:t xml:space="preserve"> toate economiile incluse </w:t>
      </w:r>
      <w:r w:rsidR="007C11FA">
        <w:rPr>
          <w:rFonts w:ascii="Times New Roman" w:hAnsi="Times New Roman"/>
        </w:rPr>
        <w:t>î</w:t>
      </w:r>
      <w:r w:rsidR="00C419AC" w:rsidRPr="00DF1AF9">
        <w:rPr>
          <w:rFonts w:ascii="Times New Roman" w:hAnsi="Times New Roman"/>
        </w:rPr>
        <w:t>n analiz</w:t>
      </w:r>
      <w:r w:rsidR="007C11FA">
        <w:rPr>
          <w:rFonts w:ascii="Times New Roman" w:hAnsi="Times New Roman"/>
        </w:rPr>
        <w:t>ă</w:t>
      </w:r>
      <w:r w:rsidR="00C419AC" w:rsidRPr="00DF1AF9">
        <w:rPr>
          <w:rFonts w:ascii="Times New Roman" w:hAnsi="Times New Roman"/>
        </w:rPr>
        <w:t>.</w:t>
      </w:r>
    </w:p>
    <w:p w14:paraId="52CC82B1" w14:textId="00D08E3B" w:rsidR="00C419AC" w:rsidRPr="00DF1AF9" w:rsidRDefault="007C11FA" w:rsidP="00F570EA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Î</w:t>
      </w:r>
      <w:r w:rsidR="00C419AC" w:rsidRPr="00DF1AF9">
        <w:rPr>
          <w:rFonts w:ascii="Times New Roman" w:hAnsi="Times New Roman"/>
        </w:rPr>
        <w:t>n ceea ce prive</w:t>
      </w:r>
      <w:r>
        <w:rPr>
          <w:rFonts w:ascii="Times New Roman" w:hAnsi="Times New Roman"/>
        </w:rPr>
        <w:t>ș</w:t>
      </w:r>
      <w:r w:rsidR="00C419AC" w:rsidRPr="00DF1AF9">
        <w:rPr>
          <w:rFonts w:ascii="Times New Roman" w:hAnsi="Times New Roman"/>
        </w:rPr>
        <w:t>te tipurile de atacuri, phishing-ul genereaz</w:t>
      </w:r>
      <w:r>
        <w:rPr>
          <w:rFonts w:ascii="Times New Roman" w:hAnsi="Times New Roman"/>
        </w:rPr>
        <w:t>ă</w:t>
      </w:r>
      <w:r w:rsidR="00C419AC" w:rsidRPr="00DF1AF9">
        <w:rPr>
          <w:rFonts w:ascii="Times New Roman" w:hAnsi="Times New Roman"/>
        </w:rPr>
        <w:t xml:space="preserve"> cele mai mari fluxuri financiare spre </w:t>
      </w:r>
      <w:r>
        <w:rPr>
          <w:rFonts w:ascii="Times New Roman" w:hAnsi="Times New Roman"/>
        </w:rPr>
        <w:t>ță</w:t>
      </w:r>
      <w:r w:rsidR="00C419AC" w:rsidRPr="00DF1AF9">
        <w:rPr>
          <w:rFonts w:ascii="Times New Roman" w:hAnsi="Times New Roman"/>
        </w:rPr>
        <w:t xml:space="preserve">ri precum Brazilia, Japonia </w:t>
      </w:r>
      <w:r>
        <w:rPr>
          <w:rFonts w:ascii="Times New Roman" w:hAnsi="Times New Roman"/>
        </w:rPr>
        <w:t>ș</w:t>
      </w:r>
      <w:r w:rsidR="00C419AC" w:rsidRPr="00DF1AF9">
        <w:rPr>
          <w:rFonts w:ascii="Times New Roman" w:hAnsi="Times New Roman"/>
        </w:rPr>
        <w:t xml:space="preserve">i Regatul Unit, </w:t>
      </w:r>
      <w:r>
        <w:rPr>
          <w:rFonts w:ascii="Times New Roman" w:hAnsi="Times New Roman"/>
        </w:rPr>
        <w:t>î</w:t>
      </w:r>
      <w:r w:rsidR="00C419AC" w:rsidRPr="00DF1AF9">
        <w:rPr>
          <w:rFonts w:ascii="Times New Roman" w:hAnsi="Times New Roman"/>
        </w:rPr>
        <w:t xml:space="preserve">n timp ce DDoS contribuie semnificativ la pierderile </w:t>
      </w:r>
      <w:r>
        <w:rPr>
          <w:rFonts w:ascii="Times New Roman" w:hAnsi="Times New Roman"/>
        </w:rPr>
        <w:t>î</w:t>
      </w:r>
      <w:r w:rsidR="00C419AC" w:rsidRPr="00DF1AF9">
        <w:rPr>
          <w:rFonts w:ascii="Times New Roman" w:hAnsi="Times New Roman"/>
        </w:rPr>
        <w:t xml:space="preserve">nregistrate </w:t>
      </w:r>
      <w:r>
        <w:rPr>
          <w:rFonts w:ascii="Times New Roman" w:hAnsi="Times New Roman"/>
        </w:rPr>
        <w:t>î</w:t>
      </w:r>
      <w:r w:rsidR="00C419AC" w:rsidRPr="00DF1AF9">
        <w:rPr>
          <w:rFonts w:ascii="Times New Roman" w:hAnsi="Times New Roman"/>
        </w:rPr>
        <w:t xml:space="preserve">n SUA </w:t>
      </w:r>
      <w:r>
        <w:rPr>
          <w:rFonts w:ascii="Times New Roman" w:hAnsi="Times New Roman"/>
        </w:rPr>
        <w:t>ș</w:t>
      </w:r>
      <w:r w:rsidR="00C419AC" w:rsidRPr="00DF1AF9">
        <w:rPr>
          <w:rFonts w:ascii="Times New Roman" w:hAnsi="Times New Roman"/>
        </w:rPr>
        <w:t>i Australia. Atacurile de tip SQL Injection au o distribu</w:t>
      </w:r>
      <w:r>
        <w:rPr>
          <w:rFonts w:ascii="Times New Roman" w:hAnsi="Times New Roman"/>
        </w:rPr>
        <w:t>ț</w:t>
      </w:r>
      <w:r w:rsidR="00C419AC" w:rsidRPr="00DF1AF9">
        <w:rPr>
          <w:rFonts w:ascii="Times New Roman" w:hAnsi="Times New Roman"/>
        </w:rPr>
        <w:t>ie echilibrat</w:t>
      </w:r>
      <w:r>
        <w:rPr>
          <w:rFonts w:ascii="Times New Roman" w:hAnsi="Times New Roman"/>
        </w:rPr>
        <w:t>ă</w:t>
      </w:r>
      <w:r w:rsidR="00C419AC" w:rsidRPr="00DF1AF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î</w:t>
      </w:r>
      <w:r w:rsidR="00C419AC" w:rsidRPr="00DF1AF9">
        <w:rPr>
          <w:rFonts w:ascii="Times New Roman" w:hAnsi="Times New Roman"/>
        </w:rPr>
        <w:t xml:space="preserve">n toate </w:t>
      </w:r>
      <w:r>
        <w:rPr>
          <w:rFonts w:ascii="Times New Roman" w:hAnsi="Times New Roman"/>
        </w:rPr>
        <w:t>ță</w:t>
      </w:r>
      <w:r w:rsidR="00C419AC" w:rsidRPr="00DF1AF9">
        <w:rPr>
          <w:rFonts w:ascii="Times New Roman" w:hAnsi="Times New Roman"/>
        </w:rPr>
        <w:t>rile. Atacurile de tip ransomware genereaz</w:t>
      </w:r>
      <w:r>
        <w:rPr>
          <w:rFonts w:ascii="Times New Roman" w:hAnsi="Times New Roman"/>
        </w:rPr>
        <w:t>ă</w:t>
      </w:r>
      <w:r w:rsidR="00C419AC" w:rsidRPr="00DF1AF9">
        <w:rPr>
          <w:rFonts w:ascii="Times New Roman" w:hAnsi="Times New Roman"/>
        </w:rPr>
        <w:t xml:space="preserve"> pierderi constante </w:t>
      </w:r>
      <w:r>
        <w:rPr>
          <w:rFonts w:ascii="Times New Roman" w:hAnsi="Times New Roman"/>
        </w:rPr>
        <w:t>î</w:t>
      </w:r>
      <w:r w:rsidR="00C419AC" w:rsidRPr="00DF1AF9">
        <w:rPr>
          <w:rFonts w:ascii="Times New Roman" w:hAnsi="Times New Roman"/>
        </w:rPr>
        <w:t xml:space="preserve">n special </w:t>
      </w:r>
      <w:r>
        <w:rPr>
          <w:rFonts w:ascii="Times New Roman" w:hAnsi="Times New Roman"/>
        </w:rPr>
        <w:t>î</w:t>
      </w:r>
      <w:r w:rsidR="00C419AC" w:rsidRPr="00DF1AF9">
        <w:rPr>
          <w:rFonts w:ascii="Times New Roman" w:hAnsi="Times New Roman"/>
        </w:rPr>
        <w:t xml:space="preserve">n Rusia </w:t>
      </w:r>
      <w:r>
        <w:rPr>
          <w:rFonts w:ascii="Times New Roman" w:hAnsi="Times New Roman"/>
        </w:rPr>
        <w:t>ș</w:t>
      </w:r>
      <w:r w:rsidR="00C419AC" w:rsidRPr="00DF1AF9">
        <w:rPr>
          <w:rFonts w:ascii="Times New Roman" w:hAnsi="Times New Roman"/>
        </w:rPr>
        <w:t>i China.</w:t>
      </w:r>
    </w:p>
    <w:p w14:paraId="67A99EE3" w14:textId="2465DEDD" w:rsidR="005756FF" w:rsidRPr="00DF1AF9" w:rsidRDefault="007C11FA" w:rsidP="00F570EA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Î</w:t>
      </w:r>
      <w:r w:rsidR="005756FF" w:rsidRPr="00DF1AF9">
        <w:rPr>
          <w:rFonts w:ascii="Times New Roman" w:hAnsi="Times New Roman"/>
        </w:rPr>
        <w:t xml:space="preserve">n continuare am reprezentat </w:t>
      </w:r>
      <w:r w:rsidR="001E5D21" w:rsidRPr="00DF1AF9">
        <w:rPr>
          <w:rFonts w:ascii="Times New Roman" w:hAnsi="Times New Roman"/>
        </w:rPr>
        <w:t>rela</w:t>
      </w:r>
      <w:r>
        <w:rPr>
          <w:rFonts w:ascii="Times New Roman" w:hAnsi="Times New Roman"/>
        </w:rPr>
        <w:t>ț</w:t>
      </w:r>
      <w:r w:rsidR="001E5D21" w:rsidRPr="00DF1AF9">
        <w:rPr>
          <w:rFonts w:ascii="Times New Roman" w:hAnsi="Times New Roman"/>
        </w:rPr>
        <w:t>ia dintre principalele m</w:t>
      </w:r>
      <w:r>
        <w:rPr>
          <w:rFonts w:ascii="Times New Roman" w:hAnsi="Times New Roman"/>
        </w:rPr>
        <w:t>ă</w:t>
      </w:r>
      <w:r w:rsidR="001E5D21" w:rsidRPr="00DF1AF9">
        <w:rPr>
          <w:rFonts w:ascii="Times New Roman" w:hAnsi="Times New Roman"/>
        </w:rPr>
        <w:t>suri de securitate cibernetic</w:t>
      </w:r>
      <w:r>
        <w:rPr>
          <w:rFonts w:ascii="Times New Roman" w:hAnsi="Times New Roman"/>
        </w:rPr>
        <w:t>ă</w:t>
      </w:r>
      <w:r w:rsidR="001E5D21" w:rsidRPr="00DF1AF9">
        <w:rPr>
          <w:rFonts w:ascii="Times New Roman" w:hAnsi="Times New Roman"/>
        </w:rPr>
        <w:t xml:space="preserve"> utilizate, vulnerabilit</w:t>
      </w:r>
      <w:r>
        <w:rPr>
          <w:rFonts w:ascii="Times New Roman" w:hAnsi="Times New Roman"/>
        </w:rPr>
        <w:t>ăț</w:t>
      </w:r>
      <w:r w:rsidR="001E5D21" w:rsidRPr="00DF1AF9">
        <w:rPr>
          <w:rFonts w:ascii="Times New Roman" w:hAnsi="Times New Roman"/>
        </w:rPr>
        <w:t xml:space="preserve">ile exploatate de atacatori </w:t>
      </w:r>
      <w:r>
        <w:rPr>
          <w:rFonts w:ascii="Times New Roman" w:hAnsi="Times New Roman"/>
        </w:rPr>
        <w:t>ș</w:t>
      </w:r>
      <w:r w:rsidR="001E5D21" w:rsidRPr="00DF1AF9">
        <w:rPr>
          <w:rFonts w:ascii="Times New Roman" w:hAnsi="Times New Roman"/>
        </w:rPr>
        <w:t xml:space="preserve">i sectoarele economice afectate. Diagrama de mai jos permite observarea modului </w:t>
      </w:r>
      <w:r>
        <w:rPr>
          <w:rFonts w:ascii="Times New Roman" w:hAnsi="Times New Roman"/>
        </w:rPr>
        <w:t>î</w:t>
      </w:r>
      <w:r w:rsidR="001E5D21" w:rsidRPr="00DF1AF9">
        <w:rPr>
          <w:rFonts w:ascii="Times New Roman" w:hAnsi="Times New Roman"/>
        </w:rPr>
        <w:t>n care diferite mecanisme de protec</w:t>
      </w:r>
      <w:r>
        <w:rPr>
          <w:rFonts w:ascii="Times New Roman" w:hAnsi="Times New Roman"/>
        </w:rPr>
        <w:t>ț</w:t>
      </w:r>
      <w:r w:rsidR="001E5D21" w:rsidRPr="00DF1AF9">
        <w:rPr>
          <w:rFonts w:ascii="Times New Roman" w:hAnsi="Times New Roman"/>
        </w:rPr>
        <w:t>ie sunt asociate cu anumite tipuri de vulnerabilit</w:t>
      </w:r>
      <w:r>
        <w:rPr>
          <w:rFonts w:ascii="Times New Roman" w:hAnsi="Times New Roman"/>
        </w:rPr>
        <w:t>ăț</w:t>
      </w:r>
      <w:r w:rsidR="001E5D21" w:rsidRPr="00DF1AF9">
        <w:rPr>
          <w:rFonts w:ascii="Times New Roman" w:hAnsi="Times New Roman"/>
        </w:rPr>
        <w:t xml:space="preserve">i </w:t>
      </w:r>
      <w:r>
        <w:rPr>
          <w:rFonts w:ascii="Times New Roman" w:hAnsi="Times New Roman"/>
        </w:rPr>
        <w:t>ș</w:t>
      </w:r>
      <w:r w:rsidR="001E5D21" w:rsidRPr="00DF1AF9">
        <w:rPr>
          <w:rFonts w:ascii="Times New Roman" w:hAnsi="Times New Roman"/>
        </w:rPr>
        <w:t xml:space="preserve">i impactul acestora asupra </w:t>
      </w:r>
      <w:r>
        <w:rPr>
          <w:rFonts w:ascii="Times New Roman" w:hAnsi="Times New Roman"/>
        </w:rPr>
        <w:t>ță</w:t>
      </w:r>
      <w:r w:rsidR="001E5D21" w:rsidRPr="00DF1AF9">
        <w:rPr>
          <w:rFonts w:ascii="Times New Roman" w:hAnsi="Times New Roman"/>
        </w:rPr>
        <w:t xml:space="preserve">rilor. </w:t>
      </w:r>
    </w:p>
    <w:p w14:paraId="39AF4A41" w14:textId="353192E3" w:rsidR="001E5D21" w:rsidRPr="00DF1AF9" w:rsidRDefault="00F570EA" w:rsidP="008A68FC">
      <w:pPr>
        <w:rPr>
          <w:rFonts w:ascii="Times New Roman" w:hAnsi="Times New Roman"/>
        </w:rPr>
      </w:pPr>
      <w:r w:rsidRPr="00DF1AF9">
        <w:rPr>
          <w:rFonts w:ascii="Times New Roman" w:hAnsi="Times New Roman"/>
        </w:rPr>
        <w:drawing>
          <wp:anchor distT="0" distB="0" distL="114300" distR="114300" simplePos="0" relativeHeight="251664384" behindDoc="0" locked="0" layoutInCell="1" allowOverlap="1" wp14:anchorId="5CA3F92D" wp14:editId="49DCD2B9">
            <wp:simplePos x="0" y="0"/>
            <wp:positionH relativeFrom="margin">
              <wp:align>center</wp:align>
            </wp:positionH>
            <wp:positionV relativeFrom="paragraph">
              <wp:posOffset>18539</wp:posOffset>
            </wp:positionV>
            <wp:extent cx="4561114" cy="2951685"/>
            <wp:effectExtent l="0" t="0" r="0" b="1270"/>
            <wp:wrapNone/>
            <wp:docPr id="62536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62717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4" t="3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114" cy="2951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05F6B" w14:textId="19F329DE" w:rsidR="001E5D21" w:rsidRPr="00DF1AF9" w:rsidRDefault="001E5D21" w:rsidP="001E5D21">
      <w:pPr>
        <w:jc w:val="center"/>
        <w:rPr>
          <w:rFonts w:ascii="Times New Roman" w:hAnsi="Times New Roman"/>
        </w:rPr>
      </w:pPr>
    </w:p>
    <w:p w14:paraId="2EF7019A" w14:textId="2714AB75" w:rsidR="001E5D21" w:rsidRPr="00DF1AF9" w:rsidRDefault="001E5D21" w:rsidP="001E5D21">
      <w:pPr>
        <w:jc w:val="center"/>
        <w:rPr>
          <w:rFonts w:ascii="Times New Roman" w:hAnsi="Times New Roman"/>
        </w:rPr>
      </w:pPr>
    </w:p>
    <w:p w14:paraId="190ED8CA" w14:textId="5750B037" w:rsidR="001E5D21" w:rsidRPr="00DF1AF9" w:rsidRDefault="001E5D21" w:rsidP="001E5D21">
      <w:pPr>
        <w:jc w:val="center"/>
        <w:rPr>
          <w:rFonts w:ascii="Times New Roman" w:hAnsi="Times New Roman"/>
        </w:rPr>
      </w:pPr>
    </w:p>
    <w:p w14:paraId="280C5351" w14:textId="69069708" w:rsidR="001E5D21" w:rsidRPr="00DF1AF9" w:rsidRDefault="001E5D21" w:rsidP="001E5D21">
      <w:pPr>
        <w:jc w:val="center"/>
        <w:rPr>
          <w:rFonts w:ascii="Times New Roman" w:hAnsi="Times New Roman"/>
        </w:rPr>
      </w:pPr>
    </w:p>
    <w:p w14:paraId="1C070BEB" w14:textId="4B00AC64" w:rsidR="001E5D21" w:rsidRPr="00DF1AF9" w:rsidRDefault="001E5D21" w:rsidP="001E5D21">
      <w:pPr>
        <w:jc w:val="center"/>
        <w:rPr>
          <w:rFonts w:ascii="Times New Roman" w:hAnsi="Times New Roman"/>
        </w:rPr>
      </w:pPr>
    </w:p>
    <w:p w14:paraId="6A76F5E8" w14:textId="77777777" w:rsidR="00F570EA" w:rsidRDefault="00F570EA" w:rsidP="00F570EA">
      <w:pPr>
        <w:spacing w:line="240" w:lineRule="auto"/>
        <w:ind w:firstLine="0"/>
        <w:rPr>
          <w:rFonts w:ascii="Times New Roman" w:hAnsi="Times New Roman"/>
        </w:rPr>
      </w:pPr>
    </w:p>
    <w:p w14:paraId="28C4A40D" w14:textId="77777777" w:rsidR="00F570EA" w:rsidRDefault="00F570EA" w:rsidP="00F570EA">
      <w:pPr>
        <w:spacing w:line="240" w:lineRule="auto"/>
        <w:ind w:firstLine="0"/>
        <w:rPr>
          <w:rFonts w:ascii="Times New Roman" w:hAnsi="Times New Roman"/>
        </w:rPr>
      </w:pPr>
    </w:p>
    <w:p w14:paraId="2A4F0D98" w14:textId="77777777" w:rsidR="00F570EA" w:rsidRDefault="00F570EA" w:rsidP="00F570EA">
      <w:pPr>
        <w:spacing w:line="240" w:lineRule="auto"/>
        <w:ind w:firstLine="0"/>
        <w:rPr>
          <w:rFonts w:ascii="Times New Roman" w:hAnsi="Times New Roman"/>
        </w:rPr>
      </w:pPr>
    </w:p>
    <w:p w14:paraId="32B39D34" w14:textId="77777777" w:rsidR="00F570EA" w:rsidRDefault="00F570EA" w:rsidP="00F570EA">
      <w:pPr>
        <w:spacing w:line="240" w:lineRule="auto"/>
        <w:ind w:firstLine="0"/>
        <w:rPr>
          <w:rFonts w:ascii="Times New Roman" w:hAnsi="Times New Roman"/>
        </w:rPr>
      </w:pPr>
    </w:p>
    <w:p w14:paraId="4064F29C" w14:textId="2BC4A9D2" w:rsidR="001E5D21" w:rsidRPr="00DF1AF9" w:rsidRDefault="001E5D21" w:rsidP="00F570EA">
      <w:pPr>
        <w:spacing w:line="240" w:lineRule="auto"/>
        <w:ind w:firstLine="0"/>
        <w:jc w:val="center"/>
        <w:rPr>
          <w:sz w:val="20"/>
          <w:szCs w:val="20"/>
        </w:rPr>
      </w:pPr>
      <w:r w:rsidRPr="00DF1AF9">
        <w:rPr>
          <w:rFonts w:ascii="Times New Roman" w:hAnsi="Times New Roman"/>
          <w:i/>
          <w:iCs/>
          <w:sz w:val="20"/>
          <w:szCs w:val="20"/>
        </w:rPr>
        <w:t>Figura 3.</w:t>
      </w:r>
      <w:r w:rsidR="00BB33D4">
        <w:rPr>
          <w:rFonts w:ascii="Times New Roman" w:hAnsi="Times New Roman"/>
          <w:i/>
          <w:iCs/>
          <w:sz w:val="20"/>
          <w:szCs w:val="20"/>
        </w:rPr>
        <w:t>7</w:t>
      </w:r>
      <w:r w:rsidRPr="00DF1AF9">
        <w:rPr>
          <w:rFonts w:ascii="Times New Roman" w:hAnsi="Times New Roman"/>
          <w:i/>
          <w:iCs/>
          <w:sz w:val="20"/>
          <w:szCs w:val="20"/>
        </w:rPr>
        <w:t xml:space="preserve"> Fluxul mecanismelor de ap</w:t>
      </w:r>
      <w:r w:rsidR="007C11FA">
        <w:rPr>
          <w:rFonts w:ascii="Times New Roman" w:hAnsi="Times New Roman"/>
          <w:i/>
          <w:iCs/>
          <w:sz w:val="20"/>
          <w:szCs w:val="20"/>
        </w:rPr>
        <w:t>ă</w:t>
      </w:r>
      <w:r w:rsidRPr="00DF1AF9">
        <w:rPr>
          <w:rFonts w:ascii="Times New Roman" w:hAnsi="Times New Roman"/>
          <w:i/>
          <w:iCs/>
          <w:sz w:val="20"/>
          <w:szCs w:val="20"/>
        </w:rPr>
        <w:t xml:space="preserve">rare, tipurilor de vulnerabilitate </w:t>
      </w:r>
      <w:r w:rsidR="007C11FA">
        <w:rPr>
          <w:rFonts w:ascii="Times New Roman" w:hAnsi="Times New Roman"/>
          <w:i/>
          <w:iCs/>
          <w:sz w:val="20"/>
          <w:szCs w:val="20"/>
        </w:rPr>
        <w:t>ș</w:t>
      </w:r>
      <w:r w:rsidRPr="00DF1AF9">
        <w:rPr>
          <w:rFonts w:ascii="Times New Roman" w:hAnsi="Times New Roman"/>
          <w:i/>
          <w:iCs/>
          <w:sz w:val="20"/>
          <w:szCs w:val="20"/>
        </w:rPr>
        <w:t>i industriilor vizate de atacurile cibernetice</w:t>
      </w:r>
    </w:p>
    <w:p w14:paraId="352AA767" w14:textId="79F313EE" w:rsidR="001E5D21" w:rsidRDefault="001E5D21" w:rsidP="003C5CCE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</w:rPr>
      </w:pPr>
      <w:r w:rsidRPr="00DF1AF9">
        <w:rPr>
          <w:rFonts w:ascii="Times New Roman" w:hAnsi="Times New Roman"/>
          <w:i/>
          <w:iCs/>
          <w:sz w:val="20"/>
          <w:szCs w:val="20"/>
        </w:rPr>
        <w:t xml:space="preserve">Sursa: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DF1AF9">
        <w:rPr>
          <w:rFonts w:ascii="Times New Roman" w:hAnsi="Times New Roman"/>
          <w:i/>
          <w:iCs/>
          <w:sz w:val="20"/>
          <w:szCs w:val="20"/>
        </w:rPr>
        <w:t>n platforma Flourish</w:t>
      </w:r>
    </w:p>
    <w:p w14:paraId="27C72048" w14:textId="77777777" w:rsidR="00F570EA" w:rsidRPr="003C5CCE" w:rsidRDefault="00F570EA" w:rsidP="003C5CCE">
      <w:pPr>
        <w:spacing w:line="240" w:lineRule="auto"/>
        <w:jc w:val="center"/>
        <w:rPr>
          <w:sz w:val="20"/>
          <w:szCs w:val="20"/>
        </w:rPr>
      </w:pPr>
    </w:p>
    <w:p w14:paraId="7800F518" w14:textId="17ACA0BD" w:rsidR="001E5D21" w:rsidRDefault="001E5D21" w:rsidP="001E5D21">
      <w:pPr>
        <w:rPr>
          <w:rFonts w:ascii="Times New Roman" w:hAnsi="Times New Roman"/>
        </w:rPr>
      </w:pPr>
      <w:r w:rsidRPr="00DF1AF9">
        <w:rPr>
          <w:rFonts w:ascii="Times New Roman" w:hAnsi="Times New Roman"/>
        </w:rPr>
        <w:t xml:space="preserve">Cele </w:t>
      </w:r>
      <w:ins w:id="269" w:author="Administrator" w:date="2026-06-16T17:51:00Z">
        <w:r w:rsidR="00BE7B46">
          <w:rPr>
            <w:rFonts w:ascii="Times New Roman" w:hAnsi="Times New Roman"/>
          </w:rPr>
          <w:t>cinci</w:t>
        </w:r>
      </w:ins>
      <w:del w:id="270" w:author="Administrator" w:date="2026-06-16T17:51:00Z">
        <w:r w:rsidRPr="00DF1AF9" w:rsidDel="00BE7B46">
          <w:rPr>
            <w:rFonts w:ascii="Times New Roman" w:hAnsi="Times New Roman"/>
          </w:rPr>
          <w:delText>5</w:delText>
        </w:r>
      </w:del>
      <w:r w:rsidRPr="00DF1AF9">
        <w:rPr>
          <w:rFonts w:ascii="Times New Roman" w:hAnsi="Times New Roman"/>
        </w:rPr>
        <w:t xml:space="preserve"> solu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ii de ap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rare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 xml:space="preserve">mpotriva atacurilor cibernetice, VPN, antivirus, AI-based detector, firewall </w:t>
      </w:r>
      <w:r w:rsidR="007C11FA">
        <w:rPr>
          <w:rFonts w:ascii="Times New Roman" w:hAnsi="Times New Roman"/>
        </w:rPr>
        <w:t>ș</w:t>
      </w:r>
      <w:r w:rsidRPr="00DF1AF9">
        <w:rPr>
          <w:rFonts w:ascii="Times New Roman" w:hAnsi="Times New Roman"/>
        </w:rPr>
        <w:t>i encryption au dimensiuni aproximativ egale, indic</w:t>
      </w:r>
      <w:r w:rsidR="007C11FA">
        <w:rPr>
          <w:rFonts w:ascii="Times New Roman" w:hAnsi="Times New Roman"/>
        </w:rPr>
        <w:t>â</w:t>
      </w:r>
      <w:r w:rsidRPr="00DF1AF9">
        <w:rPr>
          <w:rFonts w:ascii="Times New Roman" w:hAnsi="Times New Roman"/>
        </w:rPr>
        <w:t>nd o distribu</w:t>
      </w:r>
      <w:r w:rsidR="007C11FA">
        <w:rPr>
          <w:rFonts w:ascii="Times New Roman" w:hAnsi="Times New Roman"/>
        </w:rPr>
        <w:t>ț</w:t>
      </w:r>
      <w:r w:rsidRPr="00DF1AF9">
        <w:rPr>
          <w:rFonts w:ascii="Times New Roman" w:hAnsi="Times New Roman"/>
        </w:rPr>
        <w:t>ie echilibrat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>. Vulnerabilitatea de tipul Zero-day reprezint</w:t>
      </w:r>
      <w:r w:rsidR="007C11FA">
        <w:rPr>
          <w:rFonts w:ascii="Times New Roman" w:hAnsi="Times New Roman"/>
        </w:rPr>
        <w:t>ă</w:t>
      </w:r>
      <w:r w:rsidRPr="00DF1AF9">
        <w:rPr>
          <w:rFonts w:ascii="Times New Roman" w:hAnsi="Times New Roman"/>
        </w:rPr>
        <w:t xml:space="preserve"> categoria cea mai frecvent </w:t>
      </w:r>
      <w:r w:rsidR="007C11FA">
        <w:rPr>
          <w:rFonts w:ascii="Times New Roman" w:hAnsi="Times New Roman"/>
        </w:rPr>
        <w:t>î</w:t>
      </w:r>
      <w:r w:rsidRPr="00DF1AF9">
        <w:rPr>
          <w:rFonts w:ascii="Times New Roman" w:hAnsi="Times New Roman"/>
        </w:rPr>
        <w:t>nt</w:t>
      </w:r>
      <w:r w:rsidR="007C11FA">
        <w:rPr>
          <w:rFonts w:ascii="Times New Roman" w:hAnsi="Times New Roman"/>
        </w:rPr>
        <w:t>â</w:t>
      </w:r>
      <w:r w:rsidRPr="00DF1AF9">
        <w:rPr>
          <w:rFonts w:ascii="Times New Roman" w:hAnsi="Times New Roman"/>
        </w:rPr>
        <w:t>lnit</w:t>
      </w:r>
      <w:r w:rsidR="007C11FA">
        <w:rPr>
          <w:rFonts w:ascii="Times New Roman" w:hAnsi="Times New Roman"/>
        </w:rPr>
        <w:t>ă</w:t>
      </w:r>
      <w:r w:rsidR="00DF1AF9">
        <w:rPr>
          <w:rFonts w:ascii="Times New Roman" w:hAnsi="Times New Roman"/>
        </w:rPr>
        <w:t>. Aceasta se orienteaz</w:t>
      </w:r>
      <w:r w:rsidR="007C11FA">
        <w:rPr>
          <w:rFonts w:ascii="Times New Roman" w:hAnsi="Times New Roman"/>
        </w:rPr>
        <w:t>ă</w:t>
      </w:r>
      <w:r w:rsidR="00DF1AF9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="00DF1AF9">
        <w:rPr>
          <w:rFonts w:ascii="Times New Roman" w:hAnsi="Times New Roman"/>
        </w:rPr>
        <w:t xml:space="preserve">n cea mai mare parte spre sectorul IT. Weak Passwords </w:t>
      </w:r>
      <w:r w:rsidR="007C11FA">
        <w:rPr>
          <w:rFonts w:ascii="Times New Roman" w:hAnsi="Times New Roman"/>
        </w:rPr>
        <w:t>ș</w:t>
      </w:r>
      <w:r w:rsidR="00DF1AF9">
        <w:rPr>
          <w:rFonts w:ascii="Times New Roman" w:hAnsi="Times New Roman"/>
        </w:rPr>
        <w:t xml:space="preserve">i Social Enineering sunt foarte frecvent </w:t>
      </w:r>
      <w:r w:rsidR="007C11FA">
        <w:rPr>
          <w:rFonts w:ascii="Times New Roman" w:hAnsi="Times New Roman"/>
        </w:rPr>
        <w:t>î</w:t>
      </w:r>
      <w:r w:rsidR="00DF1AF9">
        <w:rPr>
          <w:rFonts w:ascii="Times New Roman" w:hAnsi="Times New Roman"/>
        </w:rPr>
        <w:t>nt</w:t>
      </w:r>
      <w:r w:rsidR="007C11FA">
        <w:rPr>
          <w:rFonts w:ascii="Times New Roman" w:hAnsi="Times New Roman"/>
        </w:rPr>
        <w:t>â</w:t>
      </w:r>
      <w:r w:rsidR="00DF1AF9">
        <w:rPr>
          <w:rFonts w:ascii="Times New Roman" w:hAnsi="Times New Roman"/>
        </w:rPr>
        <w:t xml:space="preserve">lnite </w:t>
      </w:r>
      <w:r w:rsidR="007C11FA">
        <w:rPr>
          <w:rFonts w:ascii="Times New Roman" w:hAnsi="Times New Roman"/>
        </w:rPr>
        <w:t>ș</w:t>
      </w:r>
      <w:r w:rsidR="00DF1AF9">
        <w:rPr>
          <w:rFonts w:ascii="Times New Roman" w:hAnsi="Times New Roman"/>
        </w:rPr>
        <w:t>i reprezint</w:t>
      </w:r>
      <w:r w:rsidR="007C11FA">
        <w:rPr>
          <w:rFonts w:ascii="Times New Roman" w:hAnsi="Times New Roman"/>
        </w:rPr>
        <w:t>ă</w:t>
      </w:r>
      <w:r w:rsidR="00DF1AF9">
        <w:rPr>
          <w:rFonts w:ascii="Times New Roman" w:hAnsi="Times New Roman"/>
        </w:rPr>
        <w:t xml:space="preserve"> vulnerabilit</w:t>
      </w:r>
      <w:r w:rsidR="007C11FA">
        <w:rPr>
          <w:rFonts w:ascii="Times New Roman" w:hAnsi="Times New Roman"/>
        </w:rPr>
        <w:t>ăț</w:t>
      </w:r>
      <w:r w:rsidR="00DF1AF9">
        <w:rPr>
          <w:rFonts w:ascii="Times New Roman" w:hAnsi="Times New Roman"/>
        </w:rPr>
        <w:t xml:space="preserve">ile care </w:t>
      </w:r>
      <w:r w:rsidR="007C11FA">
        <w:rPr>
          <w:rFonts w:ascii="Times New Roman" w:hAnsi="Times New Roman"/>
        </w:rPr>
        <w:t>ț</w:t>
      </w:r>
      <w:r w:rsidR="00DF1AF9">
        <w:rPr>
          <w:rFonts w:ascii="Times New Roman" w:hAnsi="Times New Roman"/>
        </w:rPr>
        <w:t xml:space="preserve">in de oameni </w:t>
      </w:r>
      <w:r w:rsidR="007C11FA">
        <w:rPr>
          <w:rFonts w:ascii="Times New Roman" w:hAnsi="Times New Roman"/>
        </w:rPr>
        <w:t>ș</w:t>
      </w:r>
      <w:r w:rsidR="00DF1AF9">
        <w:rPr>
          <w:rFonts w:ascii="Times New Roman" w:hAnsi="Times New Roman"/>
        </w:rPr>
        <w:t>i care nu pot fi eliminate exclusiv prin mijloace tehnice. Social engineering vizeaz</w:t>
      </w:r>
      <w:r w:rsidR="007C11FA">
        <w:rPr>
          <w:rFonts w:ascii="Times New Roman" w:hAnsi="Times New Roman"/>
        </w:rPr>
        <w:t>ă</w:t>
      </w:r>
      <w:r w:rsidR="00DF1AF9">
        <w:rPr>
          <w:rFonts w:ascii="Times New Roman" w:hAnsi="Times New Roman"/>
        </w:rPr>
        <w:t xml:space="preserve"> preponderent sectorul bancar </w:t>
      </w:r>
      <w:r w:rsidR="007C11FA">
        <w:rPr>
          <w:rFonts w:ascii="Times New Roman" w:hAnsi="Times New Roman"/>
        </w:rPr>
        <w:t>ș</w:t>
      </w:r>
      <w:r w:rsidR="00DF1AF9">
        <w:rPr>
          <w:rFonts w:ascii="Times New Roman" w:hAnsi="Times New Roman"/>
        </w:rPr>
        <w:t>i cel educa</w:t>
      </w:r>
      <w:r w:rsidR="007C11FA">
        <w:rPr>
          <w:rFonts w:ascii="Times New Roman" w:hAnsi="Times New Roman"/>
        </w:rPr>
        <w:t>ț</w:t>
      </w:r>
      <w:r w:rsidR="00DF1AF9">
        <w:rPr>
          <w:rFonts w:ascii="Times New Roman" w:hAnsi="Times New Roman"/>
        </w:rPr>
        <w:t>ional. Unpatched software este pe ultima solu</w:t>
      </w:r>
      <w:r w:rsidR="007C11FA">
        <w:rPr>
          <w:rFonts w:ascii="Times New Roman" w:hAnsi="Times New Roman"/>
        </w:rPr>
        <w:t>ț</w:t>
      </w:r>
      <w:r w:rsidR="00DF1AF9">
        <w:rPr>
          <w:rFonts w:ascii="Times New Roman" w:hAnsi="Times New Roman"/>
        </w:rPr>
        <w:t>ie, indic</w:t>
      </w:r>
      <w:r w:rsidR="007C11FA">
        <w:rPr>
          <w:rFonts w:ascii="Times New Roman" w:hAnsi="Times New Roman"/>
        </w:rPr>
        <w:t>â</w:t>
      </w:r>
      <w:r w:rsidR="00DF1AF9">
        <w:rPr>
          <w:rFonts w:ascii="Times New Roman" w:hAnsi="Times New Roman"/>
        </w:rPr>
        <w:t>nd faptul c</w:t>
      </w:r>
      <w:r w:rsidR="007C11FA">
        <w:rPr>
          <w:rFonts w:ascii="Times New Roman" w:hAnsi="Times New Roman"/>
        </w:rPr>
        <w:t>ă</w:t>
      </w:r>
      <w:r w:rsidR="00DF1AF9">
        <w:rPr>
          <w:rFonts w:ascii="Times New Roman" w:hAnsi="Times New Roman"/>
        </w:rPr>
        <w:t xml:space="preserve"> organiza</w:t>
      </w:r>
      <w:r w:rsidR="007C11FA">
        <w:rPr>
          <w:rFonts w:ascii="Times New Roman" w:hAnsi="Times New Roman"/>
        </w:rPr>
        <w:t>ț</w:t>
      </w:r>
      <w:r w:rsidR="00DF1AF9">
        <w:rPr>
          <w:rFonts w:ascii="Times New Roman" w:hAnsi="Times New Roman"/>
        </w:rPr>
        <w:t>iile acord</w:t>
      </w:r>
      <w:r w:rsidR="007C11FA">
        <w:rPr>
          <w:rFonts w:ascii="Times New Roman" w:hAnsi="Times New Roman"/>
        </w:rPr>
        <w:t>ă</w:t>
      </w:r>
      <w:r w:rsidR="00DF1AF9">
        <w:rPr>
          <w:rFonts w:ascii="Times New Roman" w:hAnsi="Times New Roman"/>
        </w:rPr>
        <w:t xml:space="preserve"> aten</w:t>
      </w:r>
      <w:r w:rsidR="007C11FA">
        <w:rPr>
          <w:rFonts w:ascii="Times New Roman" w:hAnsi="Times New Roman"/>
        </w:rPr>
        <w:t>ț</w:t>
      </w:r>
      <w:r w:rsidR="00DF1AF9">
        <w:rPr>
          <w:rFonts w:ascii="Times New Roman" w:hAnsi="Times New Roman"/>
        </w:rPr>
        <w:t>ie sc</w:t>
      </w:r>
      <w:r w:rsidR="007C11FA">
        <w:rPr>
          <w:rFonts w:ascii="Times New Roman" w:hAnsi="Times New Roman"/>
        </w:rPr>
        <w:t>ă</w:t>
      </w:r>
      <w:r w:rsidR="00DF1AF9">
        <w:rPr>
          <w:rFonts w:ascii="Times New Roman" w:hAnsi="Times New Roman"/>
        </w:rPr>
        <w:t>zut</w:t>
      </w:r>
      <w:r w:rsidR="007C11FA">
        <w:rPr>
          <w:rFonts w:ascii="Times New Roman" w:hAnsi="Times New Roman"/>
        </w:rPr>
        <w:t>ă</w:t>
      </w:r>
      <w:r w:rsidR="00DF1AF9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="00DF1AF9">
        <w:rPr>
          <w:rFonts w:ascii="Times New Roman" w:hAnsi="Times New Roman"/>
        </w:rPr>
        <w:t>n ceea ce prive</w:t>
      </w:r>
      <w:r w:rsidR="007C11FA">
        <w:rPr>
          <w:rFonts w:ascii="Times New Roman" w:hAnsi="Times New Roman"/>
        </w:rPr>
        <w:t>ș</w:t>
      </w:r>
      <w:r w:rsidR="00DF1AF9">
        <w:rPr>
          <w:rFonts w:ascii="Times New Roman" w:hAnsi="Times New Roman"/>
        </w:rPr>
        <w:t xml:space="preserve">te actualizarea sistemelor. </w:t>
      </w:r>
    </w:p>
    <w:p w14:paraId="4F5176C9" w14:textId="77777777" w:rsidR="00F570EA" w:rsidRDefault="00F570EA" w:rsidP="001E5D21">
      <w:pPr>
        <w:rPr>
          <w:rFonts w:ascii="Times New Roman" w:hAnsi="Times New Roman"/>
        </w:rPr>
      </w:pPr>
    </w:p>
    <w:p w14:paraId="17A5DD7F" w14:textId="64478CD1" w:rsidR="00F570EA" w:rsidRDefault="00F570EA" w:rsidP="001E5D21">
      <w:pPr>
        <w:rPr>
          <w:rFonts w:ascii="Times New Roman" w:hAnsi="Times New Roman"/>
        </w:rPr>
      </w:pPr>
    </w:p>
    <w:p w14:paraId="0F8F5964" w14:textId="3E21D22F" w:rsidR="003565A8" w:rsidRPr="002169AB" w:rsidRDefault="003565A8" w:rsidP="003565A8">
      <w:pPr>
        <w:pStyle w:val="Heading2"/>
        <w:jc w:val="center"/>
        <w:rPr>
          <w:rFonts w:ascii="Times New Roman" w:hAnsi="Times New Roman"/>
          <w:color w:val="auto"/>
          <w:lang w:val="it-IT"/>
        </w:rPr>
      </w:pPr>
      <w:bookmarkStart w:id="271" w:name="_Toc231638700"/>
      <w:r w:rsidRPr="002169AB">
        <w:rPr>
          <w:rFonts w:ascii="Times New Roman" w:hAnsi="Times New Roman"/>
          <w:color w:val="auto"/>
          <w:lang w:val="it-IT"/>
        </w:rPr>
        <w:lastRenderedPageBreak/>
        <w:t>3.2 Analiza statistica</w:t>
      </w:r>
      <w:bookmarkEnd w:id="271"/>
    </w:p>
    <w:p w14:paraId="0965131E" w14:textId="5BE63684" w:rsidR="003565A8" w:rsidRPr="002169AB" w:rsidRDefault="003565A8" w:rsidP="003565A8">
      <w:pPr>
        <w:jc w:val="center"/>
        <w:rPr>
          <w:rFonts w:ascii="Times New Roman" w:hAnsi="Times New Roman"/>
          <w:sz w:val="28"/>
          <w:szCs w:val="28"/>
          <w:lang w:val="it-IT"/>
        </w:rPr>
      </w:pPr>
    </w:p>
    <w:p w14:paraId="059B2BCF" w14:textId="69EE9935" w:rsidR="003565A8" w:rsidRDefault="003565A8" w:rsidP="003565A8">
      <w:pPr>
        <w:rPr>
          <w:rFonts w:ascii="Times New Roman" w:hAnsi="Times New Roman"/>
          <w:lang w:val="it-IT"/>
        </w:rPr>
      </w:pPr>
      <w:r>
        <w:rPr>
          <w:rFonts w:ascii="Times New Roman" w:hAnsi="Times New Roman"/>
        </w:rPr>
        <w:t xml:space="preserve">Un prim pas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preg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tirea setului de date pentru estimarea modelelor de regresie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l reprezint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analiza statistic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. </w:t>
      </w:r>
      <w:r w:rsidRPr="002169AB">
        <w:rPr>
          <w:rFonts w:ascii="Times New Roman" w:hAnsi="Times New Roman"/>
          <w:lang w:val="it-IT"/>
        </w:rPr>
        <w:t>Analiza statistica cuprinde doua etape pregatitoare pentru estimarea modelelor: investigarea corelatiei dintre variabilele utilizate si verificarea stationaritatii seriilor cronologice.</w:t>
      </w:r>
    </w:p>
    <w:p w14:paraId="73D61CB5" w14:textId="77777777" w:rsidR="00F570EA" w:rsidRDefault="00F570EA" w:rsidP="003565A8">
      <w:pPr>
        <w:rPr>
          <w:rFonts w:ascii="Times New Roman" w:hAnsi="Times New Roman"/>
          <w:lang w:val="it-IT"/>
        </w:rPr>
      </w:pPr>
    </w:p>
    <w:p w14:paraId="405C6364" w14:textId="77777777" w:rsidR="00F570EA" w:rsidRDefault="00F570EA" w:rsidP="003565A8">
      <w:pPr>
        <w:rPr>
          <w:rFonts w:ascii="Times New Roman" w:hAnsi="Times New Roman"/>
          <w:lang w:val="it-IT"/>
        </w:rPr>
      </w:pPr>
    </w:p>
    <w:p w14:paraId="41B13098" w14:textId="01787394" w:rsidR="00F570EA" w:rsidRPr="00E37F5C" w:rsidRDefault="00F570EA" w:rsidP="003565A8">
      <w:pPr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drawing>
          <wp:anchor distT="0" distB="0" distL="114300" distR="114300" simplePos="0" relativeHeight="251673600" behindDoc="0" locked="0" layoutInCell="1" allowOverlap="1" wp14:anchorId="1BDC12F0" wp14:editId="2DD8A634">
            <wp:simplePos x="0" y="0"/>
            <wp:positionH relativeFrom="margin">
              <wp:align>center</wp:align>
            </wp:positionH>
            <wp:positionV relativeFrom="paragraph">
              <wp:posOffset>-412022</wp:posOffset>
            </wp:positionV>
            <wp:extent cx="4466629" cy="3133493"/>
            <wp:effectExtent l="0" t="0" r="0" b="0"/>
            <wp:wrapNone/>
            <wp:docPr id="1432756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629" cy="31334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EC69BC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04A11A5B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337CCC5B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55B89AD8" w14:textId="1B5329DB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26193DDE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3167289E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5D8E0D5D" w14:textId="77777777" w:rsidR="003565A8" w:rsidRPr="002169AB" w:rsidRDefault="003565A8" w:rsidP="003565A8">
      <w:pPr>
        <w:ind w:firstLine="0"/>
        <w:rPr>
          <w:rFonts w:ascii="Times New Roman" w:hAnsi="Times New Roman"/>
          <w:lang w:val="it-IT"/>
        </w:rPr>
      </w:pPr>
    </w:p>
    <w:p w14:paraId="03DFED79" w14:textId="4E498D85" w:rsidR="003565A8" w:rsidRPr="003565A8" w:rsidRDefault="003565A8" w:rsidP="003565A8">
      <w:pPr>
        <w:spacing w:line="240" w:lineRule="auto"/>
        <w:ind w:firstLine="0"/>
        <w:jc w:val="center"/>
        <w:rPr>
          <w:rFonts w:ascii="Times New Roman" w:hAnsi="Times New Roman"/>
          <w:sz w:val="20"/>
          <w:szCs w:val="20"/>
        </w:rPr>
      </w:pPr>
      <w:r w:rsidRPr="002169AB">
        <w:rPr>
          <w:rFonts w:ascii="Times New Roman" w:hAnsi="Times New Roman"/>
          <w:sz w:val="20"/>
          <w:szCs w:val="20"/>
          <w:lang w:val="it-IT"/>
        </w:rPr>
        <w:t>Figura 3.</w:t>
      </w:r>
      <w:r w:rsidR="00BB33D4" w:rsidRPr="002169AB">
        <w:rPr>
          <w:rFonts w:ascii="Times New Roman" w:hAnsi="Times New Roman"/>
          <w:sz w:val="20"/>
          <w:szCs w:val="20"/>
          <w:lang w:val="it-IT"/>
        </w:rPr>
        <w:t>8</w:t>
      </w:r>
      <w:r w:rsidRPr="002169AB">
        <w:rPr>
          <w:rFonts w:ascii="Times New Roman" w:hAnsi="Times New Roman"/>
          <w:sz w:val="20"/>
          <w:szCs w:val="20"/>
          <w:lang w:val="it-IT"/>
        </w:rPr>
        <w:t xml:space="preserve"> Matricea de corela</w:t>
      </w:r>
      <w:r w:rsidR="007C11FA">
        <w:rPr>
          <w:rFonts w:ascii="Times New Roman" w:hAnsi="Times New Roman"/>
          <w:sz w:val="20"/>
          <w:szCs w:val="20"/>
        </w:rPr>
        <w:t>ț</w:t>
      </w:r>
      <w:r w:rsidRPr="003565A8">
        <w:rPr>
          <w:rFonts w:ascii="Times New Roman" w:hAnsi="Times New Roman"/>
          <w:sz w:val="20"/>
          <w:szCs w:val="20"/>
        </w:rPr>
        <w:t>ie pentru datele brute</w:t>
      </w:r>
    </w:p>
    <w:p w14:paraId="22697019" w14:textId="5E010E45" w:rsidR="003565A8" w:rsidRPr="003565A8" w:rsidRDefault="003565A8" w:rsidP="003565A8">
      <w:pPr>
        <w:spacing w:line="240" w:lineRule="auto"/>
        <w:ind w:firstLine="0"/>
        <w:jc w:val="center"/>
        <w:rPr>
          <w:rFonts w:ascii="Times New Roman" w:hAnsi="Times New Roman"/>
          <w:sz w:val="20"/>
          <w:szCs w:val="20"/>
        </w:rPr>
      </w:pPr>
      <w:r w:rsidRPr="003565A8">
        <w:rPr>
          <w:rFonts w:ascii="Times New Roman" w:hAnsi="Times New Roman"/>
          <w:sz w:val="20"/>
          <w:szCs w:val="20"/>
        </w:rPr>
        <w:t>Sursa</w:t>
      </w:r>
      <w:r w:rsidRPr="002169AB">
        <w:rPr>
          <w:rFonts w:ascii="Times New Roman" w:hAnsi="Times New Roman"/>
          <w:sz w:val="20"/>
          <w:szCs w:val="20"/>
          <w:lang w:val="it-IT"/>
        </w:rPr>
        <w:t xml:space="preserve">: prelucrare proprie </w:t>
      </w:r>
      <w:r w:rsidR="007C11FA">
        <w:rPr>
          <w:rFonts w:ascii="Times New Roman" w:hAnsi="Times New Roman"/>
          <w:sz w:val="20"/>
          <w:szCs w:val="20"/>
        </w:rPr>
        <w:t>î</w:t>
      </w:r>
      <w:r w:rsidRPr="003565A8">
        <w:rPr>
          <w:rFonts w:ascii="Times New Roman" w:hAnsi="Times New Roman"/>
          <w:sz w:val="20"/>
          <w:szCs w:val="20"/>
        </w:rPr>
        <w:t>n R Studio</w:t>
      </w:r>
    </w:p>
    <w:p w14:paraId="2DA38C11" w14:textId="41B2F5D6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76413580" w14:textId="7683B80F" w:rsidR="003565A8" w:rsidRPr="002169AB" w:rsidRDefault="007C11FA" w:rsidP="003565A8">
      <w:pPr>
        <w:rPr>
          <w:rFonts w:ascii="Times New Roman" w:hAnsi="Times New Roman"/>
          <w:lang w:val="it-IT"/>
        </w:rPr>
      </w:pPr>
      <w:r w:rsidRPr="002169AB">
        <w:rPr>
          <w:rFonts w:ascii="Times New Roman" w:hAnsi="Times New Roman"/>
          <w:lang w:val="it-IT"/>
        </w:rPr>
        <w:t>Î</w:t>
      </w:r>
      <w:r w:rsidR="003565A8" w:rsidRPr="002169AB">
        <w:rPr>
          <w:rFonts w:ascii="Times New Roman" w:hAnsi="Times New Roman"/>
          <w:lang w:val="it-IT"/>
        </w:rPr>
        <w:t>n figura de mai sus este prezentat</w:t>
      </w:r>
      <w:r w:rsidRPr="002169AB">
        <w:rPr>
          <w:rFonts w:ascii="Times New Roman" w:hAnsi="Times New Roman"/>
          <w:lang w:val="it-IT"/>
        </w:rPr>
        <w:t>ă</w:t>
      </w:r>
      <w:r w:rsidR="003565A8" w:rsidRPr="002169AB">
        <w:rPr>
          <w:rFonts w:ascii="Times New Roman" w:hAnsi="Times New Roman"/>
          <w:lang w:val="it-IT"/>
        </w:rPr>
        <w:t xml:space="preserve"> matricea de corela</w:t>
      </w:r>
      <w:r w:rsidRPr="002169AB">
        <w:rPr>
          <w:rFonts w:ascii="Times New Roman" w:hAnsi="Times New Roman"/>
          <w:lang w:val="it-IT"/>
        </w:rPr>
        <w:t>ț</w:t>
      </w:r>
      <w:r w:rsidR="003565A8" w:rsidRPr="002169AB">
        <w:rPr>
          <w:rFonts w:ascii="Times New Roman" w:hAnsi="Times New Roman"/>
          <w:lang w:val="it-IT"/>
        </w:rPr>
        <w:t xml:space="preserve">ie pentru variabilele utilizate </w:t>
      </w:r>
      <w:r w:rsidRPr="002169AB">
        <w:rPr>
          <w:rFonts w:ascii="Times New Roman" w:hAnsi="Times New Roman"/>
          <w:lang w:val="it-IT"/>
        </w:rPr>
        <w:t>î</w:t>
      </w:r>
      <w:r w:rsidR="003565A8" w:rsidRPr="002169AB">
        <w:rPr>
          <w:rFonts w:ascii="Times New Roman" w:hAnsi="Times New Roman"/>
          <w:lang w:val="it-IT"/>
        </w:rPr>
        <w:t>n estimarea modelelor panel. Pe diagonala principal</w:t>
      </w:r>
      <w:r w:rsidRPr="002169AB">
        <w:rPr>
          <w:rFonts w:ascii="Times New Roman" w:hAnsi="Times New Roman"/>
          <w:lang w:val="it-IT"/>
        </w:rPr>
        <w:t>ă</w:t>
      </w:r>
      <w:r w:rsidR="003565A8" w:rsidRPr="002169AB">
        <w:rPr>
          <w:rFonts w:ascii="Times New Roman" w:hAnsi="Times New Roman"/>
          <w:lang w:val="it-IT"/>
        </w:rPr>
        <w:t xml:space="preserve"> toate valorile sunt 1, reprezent</w:t>
      </w:r>
      <w:r w:rsidRPr="002169AB">
        <w:rPr>
          <w:rFonts w:ascii="Times New Roman" w:hAnsi="Times New Roman"/>
          <w:lang w:val="it-IT"/>
        </w:rPr>
        <w:t>â</w:t>
      </w:r>
      <w:r w:rsidR="003565A8" w:rsidRPr="002169AB">
        <w:rPr>
          <w:rFonts w:ascii="Times New Roman" w:hAnsi="Times New Roman"/>
          <w:lang w:val="it-IT"/>
        </w:rPr>
        <w:t>nd corela</w:t>
      </w:r>
      <w:r w:rsidRPr="002169AB">
        <w:rPr>
          <w:rFonts w:ascii="Times New Roman" w:hAnsi="Times New Roman"/>
          <w:lang w:val="it-IT"/>
        </w:rPr>
        <w:t>ț</w:t>
      </w:r>
      <w:r w:rsidR="003565A8" w:rsidRPr="002169AB">
        <w:rPr>
          <w:rFonts w:ascii="Times New Roman" w:hAnsi="Times New Roman"/>
          <w:lang w:val="it-IT"/>
        </w:rPr>
        <w:t>ia perfect</w:t>
      </w:r>
      <w:r w:rsidRPr="002169AB">
        <w:rPr>
          <w:rFonts w:ascii="Times New Roman" w:hAnsi="Times New Roman"/>
          <w:lang w:val="it-IT"/>
        </w:rPr>
        <w:t>ă</w:t>
      </w:r>
      <w:r w:rsidR="003565A8" w:rsidRPr="002169AB">
        <w:rPr>
          <w:rFonts w:ascii="Times New Roman" w:hAnsi="Times New Roman"/>
          <w:lang w:val="it-IT"/>
        </w:rPr>
        <w:t xml:space="preserve"> a fiec</w:t>
      </w:r>
      <w:r w:rsidRPr="002169AB">
        <w:rPr>
          <w:rFonts w:ascii="Times New Roman" w:hAnsi="Times New Roman"/>
          <w:lang w:val="it-IT"/>
        </w:rPr>
        <w:t>ă</w:t>
      </w:r>
      <w:r w:rsidR="003565A8" w:rsidRPr="002169AB">
        <w:rPr>
          <w:rFonts w:ascii="Times New Roman" w:hAnsi="Times New Roman"/>
          <w:lang w:val="it-IT"/>
        </w:rPr>
        <w:t xml:space="preserve">rei variabile cu ea </w:t>
      </w:r>
      <w:r w:rsidRPr="002169AB">
        <w:rPr>
          <w:rFonts w:ascii="Times New Roman" w:hAnsi="Times New Roman"/>
          <w:lang w:val="it-IT"/>
        </w:rPr>
        <w:t>î</w:t>
      </w:r>
      <w:r w:rsidR="003565A8" w:rsidRPr="002169AB">
        <w:rPr>
          <w:rFonts w:ascii="Times New Roman" w:hAnsi="Times New Roman"/>
          <w:lang w:val="it-IT"/>
        </w:rPr>
        <w:t>ns</w:t>
      </w:r>
      <w:r w:rsidRPr="002169AB">
        <w:rPr>
          <w:rFonts w:ascii="Times New Roman" w:hAnsi="Times New Roman"/>
          <w:lang w:val="it-IT"/>
        </w:rPr>
        <w:t>ăș</w:t>
      </w:r>
      <w:r w:rsidR="003565A8" w:rsidRPr="002169AB">
        <w:rPr>
          <w:rFonts w:ascii="Times New Roman" w:hAnsi="Times New Roman"/>
          <w:lang w:val="it-IT"/>
        </w:rPr>
        <w:t>i.</w:t>
      </w:r>
    </w:p>
    <w:p w14:paraId="3EAE5AB9" w14:textId="5DD0DBB7" w:rsidR="003565A8" w:rsidRPr="002169AB" w:rsidRDefault="007C11FA" w:rsidP="005C139D">
      <w:pPr>
        <w:jc w:val="both"/>
        <w:rPr>
          <w:rFonts w:ascii="Times New Roman" w:hAnsi="Times New Roman"/>
          <w:lang w:val="it-IT"/>
        </w:rPr>
      </w:pPr>
      <w:r>
        <w:rPr>
          <w:rFonts w:ascii="Times New Roman" w:hAnsi="Times New Roman"/>
        </w:rPr>
        <w:t>Î</w:t>
      </w:r>
      <w:r w:rsidR="003565A8">
        <w:rPr>
          <w:rFonts w:ascii="Times New Roman" w:hAnsi="Times New Roman"/>
        </w:rPr>
        <w:t>n urma analizei dintre variabila dependent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>i variabilele independente, se poate observa faptul c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exist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o corela</w:t>
      </w:r>
      <w:r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>ie direct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>i puternic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î</w:t>
      </w:r>
      <w:r w:rsidR="003565A8">
        <w:rPr>
          <w:rFonts w:ascii="Times New Roman" w:hAnsi="Times New Roman"/>
        </w:rPr>
        <w:t xml:space="preserve">ntre pierderile financiare </w:t>
      </w:r>
      <w:r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>i num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rul de incidente </w:t>
      </w:r>
      <w:r w:rsidR="003565A8">
        <w:rPr>
          <w:rFonts w:ascii="Times New Roman" w:hAnsi="Times New Roman"/>
        </w:rPr>
        <w:lastRenderedPageBreak/>
        <w:t xml:space="preserve">cibernetice, coeficientul </w:t>
      </w:r>
      <w:r>
        <w:rPr>
          <w:rFonts w:ascii="Times New Roman" w:hAnsi="Times New Roman"/>
        </w:rPr>
        <w:t>î</w:t>
      </w:r>
      <w:r w:rsidR="003565A8">
        <w:rPr>
          <w:rFonts w:ascii="Times New Roman" w:hAnsi="Times New Roman"/>
        </w:rPr>
        <w:t>nregistr</w:t>
      </w:r>
      <w:r>
        <w:rPr>
          <w:rFonts w:ascii="Times New Roman" w:hAnsi="Times New Roman"/>
        </w:rPr>
        <w:t>â</w:t>
      </w:r>
      <w:r w:rsidR="003565A8">
        <w:rPr>
          <w:rFonts w:ascii="Times New Roman" w:hAnsi="Times New Roman"/>
        </w:rPr>
        <w:t>nd valoarea de 0.83. Aceast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corela</w:t>
      </w:r>
      <w:r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>ie confirm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faptul c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intensificarea atacurilor cibernetice produce cre</w:t>
      </w:r>
      <w:r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>terea pierderilor financiare.</w:t>
      </w:r>
    </w:p>
    <w:p w14:paraId="41DB4259" w14:textId="4E26827C" w:rsidR="003565A8" w:rsidRPr="003565A8" w:rsidRDefault="003565A8" w:rsidP="005C139D">
      <w:pPr>
        <w:jc w:val="both"/>
        <w:rPr>
          <w:rFonts w:ascii="Times New Roman" w:hAnsi="Times New Roman"/>
        </w:rPr>
      </w:pPr>
      <w:r w:rsidRPr="002169AB">
        <w:rPr>
          <w:rFonts w:ascii="Times New Roman" w:hAnsi="Times New Roman"/>
          <w:lang w:val="it-IT"/>
        </w:rPr>
        <w:t xml:space="preserve">Variabilele PIB/capita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Utilizatori internet prezint</w:t>
      </w:r>
      <w:r w:rsidR="007C11FA">
        <w:rPr>
          <w:rFonts w:ascii="Times New Roman" w:hAnsi="Times New Roman"/>
        </w:rPr>
        <w:t>ă</w:t>
      </w:r>
      <w:r w:rsidRPr="002169AB">
        <w:rPr>
          <w:rFonts w:ascii="Times New Roman" w:hAnsi="Times New Roman"/>
          <w:lang w:val="it-IT"/>
        </w:rPr>
        <w:t xml:space="preserve"> corela</w:t>
      </w:r>
      <w:r w:rsidR="007C11FA" w:rsidRPr="002169AB">
        <w:rPr>
          <w:rFonts w:ascii="Times New Roman" w:hAnsi="Times New Roman"/>
          <w:lang w:val="it-IT"/>
        </w:rPr>
        <w:t>ț</w:t>
      </w:r>
      <w:r w:rsidRPr="002169AB">
        <w:rPr>
          <w:rFonts w:ascii="Times New Roman" w:hAnsi="Times New Roman"/>
          <w:lang w:val="it-IT"/>
        </w:rPr>
        <w:t xml:space="preserve">ii slabe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pozitive cu variabila dependent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>, coeficien</w:t>
      </w:r>
      <w:r w:rsidR="007C11FA" w:rsidRPr="002169AB">
        <w:rPr>
          <w:rFonts w:ascii="Times New Roman" w:hAnsi="Times New Roman"/>
          <w:lang w:val="it-IT"/>
        </w:rPr>
        <w:t>ț</w:t>
      </w:r>
      <w:r w:rsidRPr="002169AB">
        <w:rPr>
          <w:rFonts w:ascii="Times New Roman" w:hAnsi="Times New Roman"/>
          <w:lang w:val="it-IT"/>
        </w:rPr>
        <w:t xml:space="preserve">ii </w:t>
      </w:r>
      <w:r w:rsidR="007C11FA" w:rsidRPr="002169AB">
        <w:rPr>
          <w:rFonts w:ascii="Times New Roman" w:hAnsi="Times New Roman"/>
          <w:lang w:val="it-IT"/>
        </w:rPr>
        <w:t>î</w:t>
      </w:r>
      <w:r w:rsidRPr="002169AB">
        <w:rPr>
          <w:rFonts w:ascii="Times New Roman" w:hAnsi="Times New Roman"/>
          <w:lang w:val="it-IT"/>
        </w:rPr>
        <w:t>nregistr</w:t>
      </w:r>
      <w:r w:rsidR="007C11FA" w:rsidRPr="002169AB">
        <w:rPr>
          <w:rFonts w:ascii="Times New Roman" w:hAnsi="Times New Roman"/>
          <w:lang w:val="it-IT"/>
        </w:rPr>
        <w:t>â</w:t>
      </w:r>
      <w:r w:rsidRPr="002169AB">
        <w:rPr>
          <w:rFonts w:ascii="Times New Roman" w:hAnsi="Times New Roman"/>
          <w:lang w:val="it-IT"/>
        </w:rPr>
        <w:t xml:space="preserve">nd valoarile de 0.14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0.15. Aceast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corela</w:t>
      </w:r>
      <w:r w:rsidR="007C11FA" w:rsidRPr="002169AB">
        <w:rPr>
          <w:rFonts w:ascii="Times New Roman" w:hAnsi="Times New Roman"/>
          <w:lang w:val="it-IT"/>
        </w:rPr>
        <w:t>ț</w:t>
      </w:r>
      <w:r w:rsidRPr="002169AB">
        <w:rPr>
          <w:rFonts w:ascii="Times New Roman" w:hAnsi="Times New Roman"/>
          <w:lang w:val="it-IT"/>
        </w:rPr>
        <w:t>ie slab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sugereaz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faptul c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</w:t>
      </w:r>
      <w:r w:rsidR="007C11FA" w:rsidRPr="002169AB">
        <w:rPr>
          <w:rFonts w:ascii="Times New Roman" w:hAnsi="Times New Roman"/>
          <w:lang w:val="it-IT"/>
        </w:rPr>
        <w:t>ță</w:t>
      </w:r>
      <w:r w:rsidRPr="002169AB">
        <w:rPr>
          <w:rFonts w:ascii="Times New Roman" w:hAnsi="Times New Roman"/>
          <w:lang w:val="it-IT"/>
        </w:rPr>
        <w:t>rile cu un nivel de dezvoltare economic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mai ridicat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cu un num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r mai </w:t>
      </w:r>
      <w:r w:rsidRPr="003565A8">
        <w:rPr>
          <w:rFonts w:ascii="Times New Roman" w:hAnsi="Times New Roman"/>
        </w:rPr>
        <w:t>ridicat de utilizatori de internet tind s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 xml:space="preserve">nregistreze pierderi financiare mai mari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 xml:space="preserve">n urma atacurilor cibernetice. 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 xml:space="preserve">ntre variabilele Timp rezolvare 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>i Pierderi financiare exist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o corela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>ie negativ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>, apropiat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de 0, coeficientul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nregistr</w:t>
      </w:r>
      <w:r w:rsidR="007C11FA">
        <w:rPr>
          <w:rFonts w:ascii="Times New Roman" w:hAnsi="Times New Roman"/>
        </w:rPr>
        <w:t>â</w:t>
      </w:r>
      <w:r w:rsidRPr="003565A8">
        <w:rPr>
          <w:rFonts w:ascii="Times New Roman" w:hAnsi="Times New Roman"/>
        </w:rPr>
        <w:t>nd valoarea de -0.10. Men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>inerea celor dou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variabile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 model este justificat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teoretic, deoarece impactul unui atac cibernetic poate fi limitat dac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timpul de rezolvare al incidentului este rapid.  Leg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tura dintre variabila Servere securizate 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>i variabila dependent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este foarte slab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>, coeficientul fiind 0.  Impactul infrastructurii de securitate asupra diminu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rii pierderilor financiare va fi prezentat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 cadrul modelelor cu efecte fixe, care eviden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>iaz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diferne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 xml:space="preserve">ele specifice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 xml:space="preserve">ntre </w:t>
      </w:r>
      <w:r w:rsidR="007C11FA">
        <w:rPr>
          <w:rFonts w:ascii="Times New Roman" w:hAnsi="Times New Roman"/>
        </w:rPr>
        <w:t>ță</w:t>
      </w:r>
      <w:r w:rsidRPr="003565A8">
        <w:rPr>
          <w:rFonts w:ascii="Times New Roman" w:hAnsi="Times New Roman"/>
        </w:rPr>
        <w:t xml:space="preserve">ri. </w:t>
      </w:r>
    </w:p>
    <w:p w14:paraId="138D33B1" w14:textId="1E5FE3C2" w:rsidR="003565A8" w:rsidRDefault="003565A8" w:rsidP="005C139D">
      <w:pPr>
        <w:jc w:val="both"/>
        <w:rPr>
          <w:rFonts w:ascii="Times New Roman" w:hAnsi="Times New Roman"/>
        </w:rPr>
      </w:pPr>
      <w:r w:rsidRPr="003565A8">
        <w:rPr>
          <w:rFonts w:ascii="Times New Roman" w:hAnsi="Times New Roman"/>
        </w:rPr>
        <w:t>Rela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 xml:space="preserve">iile dintre variabilele independente scot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 eviden</w:t>
      </w:r>
      <w:r w:rsidR="007C11FA">
        <w:rPr>
          <w:rFonts w:ascii="Times New Roman" w:hAnsi="Times New Roman"/>
        </w:rPr>
        <w:t>ță</w:t>
      </w:r>
      <w:r w:rsidRPr="003565A8">
        <w:rPr>
          <w:rFonts w:ascii="Times New Roman" w:hAnsi="Times New Roman"/>
        </w:rPr>
        <w:t xml:space="preserve"> dou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corela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>ii ridicate care pot indica prezen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>a multicoliniarit</w:t>
      </w:r>
      <w:r w:rsidR="007C11FA">
        <w:rPr>
          <w:rFonts w:ascii="Times New Roman" w:hAnsi="Times New Roman"/>
        </w:rPr>
        <w:t>ăț</w:t>
      </w:r>
      <w:r w:rsidRPr="003565A8">
        <w:rPr>
          <w:rFonts w:ascii="Times New Roman" w:hAnsi="Times New Roman"/>
        </w:rPr>
        <w:t>ii. Coeficientul de corela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 xml:space="preserve">ie dintre variabilele PIB/capita 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 xml:space="preserve">i utilizatori internet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valoarea de 0.76. Aceast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corela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>ie puternic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sugereaz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o rela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>ie prezentat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 xml:space="preserve">i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 xml:space="preserve">n literatura de specialitate: </w:t>
      </w:r>
      <w:r w:rsidR="007C11FA">
        <w:rPr>
          <w:rFonts w:ascii="Times New Roman" w:hAnsi="Times New Roman"/>
        </w:rPr>
        <w:t>ță</w:t>
      </w:r>
      <w:r w:rsidRPr="003565A8">
        <w:rPr>
          <w:rFonts w:ascii="Times New Roman" w:hAnsi="Times New Roman"/>
        </w:rPr>
        <w:t>rile dezvoltate din punct de vedere economic, care au un nivel ridicat al produsului intern brut pe cap de locuitor</w:t>
      </w:r>
      <w:r>
        <w:rPr>
          <w:rFonts w:ascii="Times New Roman" w:hAnsi="Times New Roman"/>
        </w:rPr>
        <w:t xml:space="preserve"> investesc mai mult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dezvoltarea digital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, av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un num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r mare de utilizatori de internet. Includerea ambelor variabile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model ar avea un efect negativ asupra analizei, gener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coeficien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 instabili. Prin urmare, variabila Utilizatori Internet a fost exclus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din model, iar variabila PIB per capita a fost p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strat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ca indicator al nivelului de dezvoltare economic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digital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, fiind relevant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ceea ce prive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te analiza implica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iilor economice ale atacurilor cibernetice. Perechea PIB/capita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Servere securizate are o corela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ie ridicat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, coeficientul av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valoarea 0.76. Aceast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corela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ie ridicat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dintre cele dou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variabile poate indica faptul 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>rile dezvoltate dispun de o infrastructur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de securitate digital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mai dezvoltat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.  Corela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 aceasta a fost expus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cadrul testului VIF, care a confirmat absen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a multicoliniarit</w:t>
      </w:r>
      <w:r w:rsidR="007C11FA">
        <w:rPr>
          <w:rFonts w:ascii="Times New Roman" w:hAnsi="Times New Roman"/>
        </w:rPr>
        <w:t>ăț</w:t>
      </w:r>
      <w:r>
        <w:rPr>
          <w:rFonts w:ascii="Times New Roman" w:hAnsi="Times New Roman"/>
        </w:rPr>
        <w:t xml:space="preserve">ii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modelul final.</w:t>
      </w:r>
    </w:p>
    <w:p w14:paraId="2B04BB3C" w14:textId="22ADC514" w:rsidR="003565A8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Celelate perechi de variabile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corela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ii reduse.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 xml:space="preserve">ntre variabilele Incidente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Timp de rezolvare se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o corela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ie slab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negativ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, coeficientul de corela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ie fiind -0.14. Acest lucru sugereaz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faptul 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>rile care au un num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r ridicat de incidente cibernetice dispun </w:t>
      </w:r>
      <w:r w:rsidR="007C11FA">
        <w:rPr>
          <w:rFonts w:ascii="Times New Roman" w:hAnsi="Times New Roman"/>
        </w:rPr>
        <w:lastRenderedPageBreak/>
        <w:t>ș</w:t>
      </w:r>
      <w:r>
        <w:rPr>
          <w:rFonts w:ascii="Times New Roman" w:hAnsi="Times New Roman"/>
        </w:rPr>
        <w:t>i de modalit</w:t>
      </w:r>
      <w:r w:rsidR="007C11FA">
        <w:rPr>
          <w:rFonts w:ascii="Times New Roman" w:hAnsi="Times New Roman"/>
        </w:rPr>
        <w:t>ăț</w:t>
      </w:r>
      <w:r>
        <w:rPr>
          <w:rFonts w:ascii="Times New Roman" w:hAnsi="Times New Roman"/>
        </w:rPr>
        <w:t>i de rezolvare mai rapide, posibil ca efect al experien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ei acumulate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al investi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iilor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dezvoltare. Rela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ia dintre variabilele Incidente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PIB/capita este foarte apropiat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de 0, coeficientul av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valoarea de 0.01. Prin urmare, num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rul atacurilor cibernetice nu este influen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at de nivelul de dezvoltare economic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>rii vizate. Corela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ia dintre Incidente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Utilizatori internet este de asemenea slab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deoarece coeficientul are valoarea 0.09, acest lucru suger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faptul 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num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rul de atacuri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nregistrate nu este influen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at de nivelul de dezvoltare digital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. Corela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ia dintre Incidente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Servere Securizate este slab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negativa (-0.10), indic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faptul 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>rile mai dezvoltate din punct de vedere al infrastructurii digitale pot s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nregistreze un num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r mai mic de incidente cibernetice. </w:t>
      </w:r>
    </w:p>
    <w:p w14:paraId="6F8FAD88" w14:textId="43C9F8D6" w:rsidR="003565A8" w:rsidRDefault="007C11FA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Î</w:t>
      </w:r>
      <w:r w:rsidR="003565A8">
        <w:rPr>
          <w:rFonts w:ascii="Times New Roman" w:hAnsi="Times New Roman"/>
        </w:rPr>
        <w:t xml:space="preserve">ntre PIB/capita </w:t>
      </w:r>
      <w:r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 xml:space="preserve">i timp de rezolvare se </w:t>
      </w:r>
      <w:r>
        <w:rPr>
          <w:rFonts w:ascii="Times New Roman" w:hAnsi="Times New Roman"/>
        </w:rPr>
        <w:t>î</w:t>
      </w:r>
      <w:r w:rsidR="003565A8">
        <w:rPr>
          <w:rFonts w:ascii="Times New Roman" w:hAnsi="Times New Roman"/>
        </w:rPr>
        <w:t>nregistreaz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o corela</w:t>
      </w:r>
      <w:r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>ie negativ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>i slab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>, coeficientul av</w:t>
      </w:r>
      <w:r>
        <w:rPr>
          <w:rFonts w:ascii="Times New Roman" w:hAnsi="Times New Roman"/>
        </w:rPr>
        <w:t>â</w:t>
      </w:r>
      <w:r w:rsidR="003565A8">
        <w:rPr>
          <w:rFonts w:ascii="Times New Roman" w:hAnsi="Times New Roman"/>
        </w:rPr>
        <w:t xml:space="preserve">nd valoarea de -0.09. Astfel, </w:t>
      </w:r>
      <w:r>
        <w:rPr>
          <w:rFonts w:ascii="Times New Roman" w:hAnsi="Times New Roman"/>
        </w:rPr>
        <w:t>ță</w:t>
      </w:r>
      <w:r w:rsidR="003565A8">
        <w:rPr>
          <w:rFonts w:ascii="Times New Roman" w:hAnsi="Times New Roman"/>
        </w:rPr>
        <w:t xml:space="preserve">rile cu economii dezvoltate dispun de mai multe resurse pentru a gestiona atacurile cibernetice. De asemenea, variabila Timp de rezolvare </w:t>
      </w:r>
      <w:r>
        <w:rPr>
          <w:rFonts w:ascii="Times New Roman" w:hAnsi="Times New Roman"/>
        </w:rPr>
        <w:t>î</w:t>
      </w:r>
      <w:r w:rsidR="003565A8">
        <w:rPr>
          <w:rFonts w:ascii="Times New Roman" w:hAnsi="Times New Roman"/>
        </w:rPr>
        <w:t>nregistreaz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corela</w:t>
      </w:r>
      <w:r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 xml:space="preserve">ii negative </w:t>
      </w:r>
      <w:r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>i slabe at</w:t>
      </w:r>
      <w:r>
        <w:rPr>
          <w:rFonts w:ascii="Times New Roman" w:hAnsi="Times New Roman"/>
        </w:rPr>
        <w:t>â</w:t>
      </w:r>
      <w:r w:rsidR="003565A8">
        <w:rPr>
          <w:rFonts w:ascii="Times New Roman" w:hAnsi="Times New Roman"/>
        </w:rPr>
        <w:t>t cu variabila Utilizatori de Internet, c</w:t>
      </w:r>
      <w:r>
        <w:rPr>
          <w:rFonts w:ascii="Times New Roman" w:hAnsi="Times New Roman"/>
        </w:rPr>
        <w:t>â</w:t>
      </w:r>
      <w:r w:rsidR="003565A8">
        <w:rPr>
          <w:rFonts w:ascii="Times New Roman" w:hAnsi="Times New Roman"/>
        </w:rPr>
        <w:t xml:space="preserve">t </w:t>
      </w:r>
      <w:r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>i cu variabila Servere Securizate. Acest lucru confirm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faptul c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timpul de rezolvare este independent de gradul de digitalizare </w:t>
      </w:r>
      <w:r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 xml:space="preserve">i de nivelul infrastructurii din  </w:t>
      </w:r>
      <w:r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>ara respectiv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>. Corela</w:t>
      </w:r>
      <w:r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 xml:space="preserve">ia dintre Utilizatori Internet </w:t>
      </w:r>
      <w:r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>i Servere Securizate este pozitiv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>i moderat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>, coeficientul de corela</w:t>
      </w:r>
      <w:r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>ie fiind de 0.41.  Aceast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valoare nu indic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probleme de multicoliniaritate, deoarece variabila Utilizatori Internet a fost exclus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din modelele ulterioare. </w:t>
      </w:r>
    </w:p>
    <w:p w14:paraId="76013835" w14:textId="634D9F7A" w:rsidR="003565A8" w:rsidRDefault="007C11FA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Î</w:t>
      </w:r>
      <w:r w:rsidR="003565A8">
        <w:rPr>
          <w:rFonts w:ascii="Times New Roman" w:hAnsi="Times New Roman"/>
        </w:rPr>
        <w:t>n concluzie, analiza matricei de corela</w:t>
      </w:r>
      <w:r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>ie confirm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faptul c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î</w:t>
      </w:r>
      <w:r w:rsidR="003565A8">
        <w:rPr>
          <w:rFonts w:ascii="Times New Roman" w:hAnsi="Times New Roman"/>
        </w:rPr>
        <w:t>n estimarea modeleor se vor folosi variabilele Pierderi, Incidente, Timp rezolvare, PIB/capita, Servere securizate. Variabila eliminata va fi utilizatori de internet.</w:t>
      </w:r>
    </w:p>
    <w:p w14:paraId="27D6488F" w14:textId="08A42F86" w:rsidR="003565A8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Urm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torul pas pentru preg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tirea datelor a constat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analiza sta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ionarit</w:t>
      </w:r>
      <w:r w:rsidR="007C11FA">
        <w:rPr>
          <w:rFonts w:ascii="Times New Roman" w:hAnsi="Times New Roman"/>
        </w:rPr>
        <w:t>ăț</w:t>
      </w:r>
      <w:r>
        <w:rPr>
          <w:rFonts w:ascii="Times New Roman" w:hAnsi="Times New Roman"/>
        </w:rPr>
        <w:t>ii. Aceast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caracteristic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 fost verificat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prin intermediul testului Augumented Dickey-Fuller(ADF). Seria Pierderi este sta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ionar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la nivel 0, testul ADF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nregistr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statistica Dickey-Fuller de -4.484 pentru un grad de eroare mai mic de 1%. De asemenea, seria Incidente este sta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ionar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la nivel 0, pentru un prag de eroare de 1.2%. Seria Timp de rezolvare este sta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ionar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la nivel 0 pentru un grad de eroare mai mic de 1%, statistica Dickey-Fuller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nregistr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valoarea de -4.705.</w:t>
      </w:r>
    </w:p>
    <w:p w14:paraId="62AA60CD" w14:textId="30AD7697" w:rsidR="003565A8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Seria PIB/capita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la nivel 0 probabilitatea de 19.4%, mult mai mare decat pragul critic de 5%, nefiind sta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ionar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forma sa original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. 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urma aplic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rii testului pe unitate pe seria diferen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de ordin 1, seria devine sta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ionar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pentru un nivel de eroare mai mic de 1%. </w:t>
      </w:r>
      <w:r>
        <w:rPr>
          <w:rFonts w:ascii="Times New Roman" w:hAnsi="Times New Roman"/>
        </w:rPr>
        <w:lastRenderedPageBreak/>
        <w:t>De asemenea, seria Servere Securizate este nesta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ionar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forma sa original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,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nregistr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 xml:space="preserve">nd valoarea de 68.7% la nivel 0. 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urma aplic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rii primei diferen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e, seria devine sta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ionar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pentru un grad de eroare mai mic de 1%, iar statistica Dickey-Fuller are valoarea de -4.742.  </w:t>
      </w:r>
    </w:p>
    <w:p w14:paraId="3D5083EC" w14:textId="602877F2" w:rsidR="003565A8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Prin urmare, seriile Pierderi, Incidente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Timp de rezolvare sunt sta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ionare la nivel 0,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 xml:space="preserve">n timp ce pentru seriile PIB/capita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Servere securizate a fost necesar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efectuarea diferen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ierii de ordin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nt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i pentru a deveni sta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ionare. </w:t>
      </w:r>
      <w:r w:rsidRPr="007614B0">
        <w:rPr>
          <w:rFonts w:ascii="Times New Roman" w:hAnsi="Times New Roman"/>
        </w:rPr>
        <w:t xml:space="preserve">Aceste rezultate au fost luate </w:t>
      </w:r>
      <w:r w:rsidR="007C11FA">
        <w:rPr>
          <w:rFonts w:ascii="Times New Roman" w:hAnsi="Times New Roman"/>
        </w:rPr>
        <w:t>î</w:t>
      </w:r>
      <w:r w:rsidRPr="007614B0">
        <w:rPr>
          <w:rFonts w:ascii="Times New Roman" w:hAnsi="Times New Roman"/>
        </w:rPr>
        <w:t xml:space="preserve">n considerare </w:t>
      </w:r>
      <w:r w:rsidR="007C11FA">
        <w:rPr>
          <w:rFonts w:ascii="Times New Roman" w:hAnsi="Times New Roman"/>
        </w:rPr>
        <w:t>î</w:t>
      </w:r>
      <w:r w:rsidRPr="007614B0">
        <w:rPr>
          <w:rFonts w:ascii="Times New Roman" w:hAnsi="Times New Roman"/>
        </w:rPr>
        <w:t>n specificarea modelelor de regresie panel, utiliz</w:t>
      </w:r>
      <w:r w:rsidR="007C11FA">
        <w:rPr>
          <w:rFonts w:ascii="Times New Roman" w:hAnsi="Times New Roman"/>
        </w:rPr>
        <w:t>â</w:t>
      </w:r>
      <w:r w:rsidRPr="007614B0">
        <w:rPr>
          <w:rFonts w:ascii="Times New Roman" w:hAnsi="Times New Roman"/>
        </w:rPr>
        <w:t>ndu-se formele sta</w:t>
      </w:r>
      <w:r w:rsidR="007C11FA">
        <w:rPr>
          <w:rFonts w:ascii="Times New Roman" w:hAnsi="Times New Roman"/>
        </w:rPr>
        <w:t>ț</w:t>
      </w:r>
      <w:r w:rsidRPr="007614B0">
        <w:rPr>
          <w:rFonts w:ascii="Times New Roman" w:hAnsi="Times New Roman"/>
        </w:rPr>
        <w:t>ionare corespunz</w:t>
      </w:r>
      <w:r w:rsidR="007C11FA">
        <w:rPr>
          <w:rFonts w:ascii="Times New Roman" w:hAnsi="Times New Roman"/>
        </w:rPr>
        <w:t>ă</w:t>
      </w:r>
      <w:r w:rsidRPr="007614B0">
        <w:rPr>
          <w:rFonts w:ascii="Times New Roman" w:hAnsi="Times New Roman"/>
        </w:rPr>
        <w:t>toare ale fiec</w:t>
      </w:r>
      <w:r w:rsidR="007C11FA">
        <w:rPr>
          <w:rFonts w:ascii="Times New Roman" w:hAnsi="Times New Roman"/>
        </w:rPr>
        <w:t>ă</w:t>
      </w:r>
      <w:r w:rsidRPr="007614B0">
        <w:rPr>
          <w:rFonts w:ascii="Times New Roman" w:hAnsi="Times New Roman"/>
        </w:rPr>
        <w:t xml:space="preserve">rei </w:t>
      </w:r>
      <w:r>
        <w:rPr>
          <w:rFonts w:ascii="Times New Roman" w:hAnsi="Times New Roman"/>
        </w:rPr>
        <w:t>serii.</w:t>
      </w:r>
    </w:p>
    <w:p w14:paraId="54E1BA58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72B691FD" w14:textId="3EBC12A6" w:rsidR="003565A8" w:rsidRPr="003565A8" w:rsidRDefault="003565A8" w:rsidP="003565A8">
      <w:pPr>
        <w:jc w:val="center"/>
        <w:rPr>
          <w:rFonts w:ascii="Times New Roman" w:hAnsi="Times New Roman"/>
          <w:sz w:val="28"/>
          <w:szCs w:val="28"/>
        </w:rPr>
      </w:pPr>
      <w:r w:rsidRPr="003565A8">
        <w:rPr>
          <w:rFonts w:ascii="Times New Roman" w:hAnsi="Times New Roman"/>
          <w:sz w:val="28"/>
          <w:szCs w:val="28"/>
        </w:rPr>
        <w:t>3. 3 Estimarea modelelor</w:t>
      </w:r>
    </w:p>
    <w:p w14:paraId="610B96D0" w14:textId="5557BCF4" w:rsidR="003565A8" w:rsidRPr="003565A8" w:rsidRDefault="003565A8" w:rsidP="005C139D">
      <w:pPr>
        <w:jc w:val="both"/>
        <w:rPr>
          <w:rFonts w:ascii="Times New Roman" w:hAnsi="Times New Roman"/>
        </w:rPr>
      </w:pPr>
      <w:r w:rsidRPr="003565A8">
        <w:rPr>
          <w:rFonts w:ascii="Times New Roman" w:hAnsi="Times New Roman"/>
        </w:rPr>
        <w:t>Rolul acestui subcapitol este acela de a estima modelele de regresie multipl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>. Variabila dependent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pe care am ales-o este variabila Pierderi (log). Aceasta reprezint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logaritmul pierderilor financiare totale cauzate de atacuri cibernetice, exprimate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 xml:space="preserve">n milioane USD, per 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>ar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 xml:space="preserve">i an. Variabilele independente utilizate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 estimarea ini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>ial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sunt: num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rul de incidente, timpul de rezolvare, PIB/capita 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 xml:space="preserve">i servere securizate. </w:t>
      </w:r>
    </w:p>
    <w:p w14:paraId="14A585CD" w14:textId="77777777" w:rsidR="003565A8" w:rsidRPr="003565A8" w:rsidRDefault="003565A8" w:rsidP="005C139D">
      <w:pPr>
        <w:pStyle w:val="ListParagraph"/>
        <w:numPr>
          <w:ilvl w:val="0"/>
          <w:numId w:val="1"/>
        </w:numPr>
        <w:suppressAutoHyphens w:val="0"/>
        <w:autoSpaceDN/>
        <w:contextualSpacing/>
        <w:jc w:val="both"/>
        <w:textAlignment w:val="auto"/>
        <w:rPr>
          <w:rFonts w:ascii="Times New Roman" w:hAnsi="Times New Roman"/>
        </w:rPr>
      </w:pPr>
      <w:r w:rsidRPr="003565A8">
        <w:rPr>
          <w:rFonts w:ascii="Times New Roman" w:hAnsi="Times New Roman"/>
        </w:rPr>
        <w:t>Modelul OLS grupat</w:t>
      </w:r>
    </w:p>
    <w:p w14:paraId="2D0AD3F4" w14:textId="289B4616" w:rsidR="003565A8" w:rsidRPr="003565A8" w:rsidRDefault="003565A8" w:rsidP="005C139D">
      <w:pPr>
        <w:jc w:val="both"/>
        <w:rPr>
          <w:rFonts w:ascii="Times New Roman" w:hAnsi="Times New Roman"/>
        </w:rPr>
      </w:pPr>
      <w:r w:rsidRPr="003565A8">
        <w:rPr>
          <w:rFonts w:ascii="Times New Roman" w:hAnsi="Times New Roman"/>
        </w:rPr>
        <w:t>Estimarea ini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>ial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a modelului OLS grupat are ca variabil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dependent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Pierderi(log) 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 xml:space="preserve">i ca variabile independente Incidente(log), Timp de rezolvare, PIB/capita 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>i servere securizate.</w:t>
      </w:r>
    </w:p>
    <w:p w14:paraId="13720040" w14:textId="08914DC6" w:rsidR="003565A8" w:rsidRPr="003565A8" w:rsidRDefault="005C139D" w:rsidP="003565A8">
      <w:pPr>
        <w:rPr>
          <w:rFonts w:ascii="Times New Roman" w:hAnsi="Times New Roman"/>
          <w:i/>
          <w:iCs/>
        </w:rPr>
      </w:pPr>
      <w:r w:rsidRPr="003565A8">
        <w:rPr>
          <w:rFonts w:ascii="Times New Roman" w:hAnsi="Times New Roman"/>
        </w:rPr>
        <w:drawing>
          <wp:anchor distT="0" distB="0" distL="114300" distR="114300" simplePos="0" relativeHeight="251666432" behindDoc="0" locked="0" layoutInCell="1" allowOverlap="1" wp14:anchorId="7E631590" wp14:editId="51CC43BC">
            <wp:simplePos x="0" y="0"/>
            <wp:positionH relativeFrom="margin">
              <wp:posOffset>1503337</wp:posOffset>
            </wp:positionH>
            <wp:positionV relativeFrom="paragraph">
              <wp:posOffset>541859</wp:posOffset>
            </wp:positionV>
            <wp:extent cx="2774196" cy="2268261"/>
            <wp:effectExtent l="0" t="0" r="7620" b="0"/>
            <wp:wrapNone/>
            <wp:docPr id="183032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2537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594" cy="2271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65A8" w:rsidRPr="003565A8">
        <w:rPr>
          <w:rFonts w:ascii="Times New Roman" w:hAnsi="Times New Roman"/>
          <w:i/>
          <w:iCs/>
        </w:rPr>
        <w:t xml:space="preserve">Pierderi(log) = C(1) + C(2)*Incidente(log) + C(3)*Timp_rezolvare + C(4)*PIBpc(log) + C(5)*Servere_securizate </w:t>
      </w:r>
      <w:r w:rsidR="00DF60C2">
        <w:rPr>
          <w:rFonts w:ascii="Times New Roman" w:hAnsi="Times New Roman"/>
          <w:i/>
          <w:iCs/>
        </w:rPr>
        <w:t xml:space="preserve">                                                                                </w:t>
      </w:r>
      <w:ins w:id="272" w:author="Daniela" w:date="2026-06-16T21:41:00Z" w16du:dateUtc="2026-06-16T18:41:00Z">
        <w:r w:rsidR="00197FF5">
          <w:rPr>
            <w:rFonts w:ascii="Times New Roman" w:hAnsi="Times New Roman"/>
            <w:i/>
            <w:iCs/>
          </w:rPr>
          <w:t>(</w:t>
        </w:r>
      </w:ins>
      <w:del w:id="273" w:author="Daniela" w:date="2026-06-16T21:41:00Z" w16du:dateUtc="2026-06-16T18:41:00Z">
        <w:r w:rsidR="00DF60C2" w:rsidDel="00197FF5">
          <w:rPr>
            <w:rFonts w:ascii="Times New Roman" w:hAnsi="Times New Roman"/>
            <w:i/>
            <w:iCs/>
          </w:rPr>
          <w:delText xml:space="preserve">Formula </w:delText>
        </w:r>
      </w:del>
      <w:r w:rsidR="00DF60C2">
        <w:rPr>
          <w:rFonts w:ascii="Times New Roman" w:hAnsi="Times New Roman"/>
          <w:i/>
          <w:iCs/>
        </w:rPr>
        <w:t>3.1</w:t>
      </w:r>
      <w:ins w:id="274" w:author="Daniela" w:date="2026-06-16T21:41:00Z" w16du:dateUtc="2026-06-16T18:41:00Z">
        <w:r w:rsidR="00197FF5">
          <w:rPr>
            <w:rFonts w:ascii="Times New Roman" w:hAnsi="Times New Roman"/>
            <w:i/>
            <w:iCs/>
          </w:rPr>
          <w:t>)</w:t>
        </w:r>
      </w:ins>
    </w:p>
    <w:p w14:paraId="17804B1A" w14:textId="377A90EA" w:rsidR="003565A8" w:rsidRPr="003565A8" w:rsidRDefault="003565A8" w:rsidP="003565A8">
      <w:pPr>
        <w:rPr>
          <w:rFonts w:ascii="Times New Roman" w:hAnsi="Times New Roman"/>
        </w:rPr>
      </w:pPr>
    </w:p>
    <w:p w14:paraId="2FCDF299" w14:textId="77777777" w:rsidR="003565A8" w:rsidRPr="003565A8" w:rsidRDefault="003565A8" w:rsidP="003565A8">
      <w:pPr>
        <w:rPr>
          <w:rFonts w:ascii="Times New Roman" w:hAnsi="Times New Roman"/>
        </w:rPr>
      </w:pPr>
    </w:p>
    <w:p w14:paraId="0AE09C5F" w14:textId="34469443" w:rsidR="003565A8" w:rsidRPr="003565A8" w:rsidRDefault="003565A8" w:rsidP="003565A8">
      <w:pPr>
        <w:rPr>
          <w:rFonts w:ascii="Times New Roman" w:hAnsi="Times New Roman"/>
        </w:rPr>
      </w:pPr>
    </w:p>
    <w:p w14:paraId="65DB923F" w14:textId="34AA692A" w:rsidR="003565A8" w:rsidRPr="003565A8" w:rsidRDefault="003565A8" w:rsidP="003565A8">
      <w:pPr>
        <w:rPr>
          <w:rFonts w:ascii="Times New Roman" w:hAnsi="Times New Roman"/>
        </w:rPr>
      </w:pPr>
    </w:p>
    <w:p w14:paraId="33865B65" w14:textId="77777777" w:rsidR="003565A8" w:rsidRPr="003565A8" w:rsidRDefault="003565A8" w:rsidP="003565A8">
      <w:pPr>
        <w:rPr>
          <w:rFonts w:ascii="Times New Roman" w:hAnsi="Times New Roman"/>
        </w:rPr>
      </w:pPr>
    </w:p>
    <w:p w14:paraId="446D09BB" w14:textId="77777777" w:rsidR="003565A8" w:rsidRPr="003565A8" w:rsidRDefault="003565A8" w:rsidP="003565A8">
      <w:pPr>
        <w:rPr>
          <w:rFonts w:ascii="Times New Roman" w:hAnsi="Times New Roman"/>
        </w:rPr>
      </w:pPr>
    </w:p>
    <w:p w14:paraId="32EA3FE0" w14:textId="37159AE0" w:rsidR="003565A8" w:rsidRPr="005C139D" w:rsidRDefault="003565A8" w:rsidP="005C139D">
      <w:pPr>
        <w:spacing w:line="240" w:lineRule="auto"/>
        <w:ind w:firstLine="0"/>
        <w:jc w:val="center"/>
        <w:rPr>
          <w:rFonts w:ascii="Times New Roman" w:hAnsi="Times New Roman"/>
          <w:i/>
          <w:iCs/>
          <w:sz w:val="20"/>
          <w:szCs w:val="20"/>
        </w:rPr>
      </w:pPr>
      <w:r w:rsidRPr="005C139D">
        <w:rPr>
          <w:rFonts w:ascii="Times New Roman" w:hAnsi="Times New Roman"/>
          <w:i/>
          <w:iCs/>
          <w:sz w:val="20"/>
          <w:szCs w:val="20"/>
        </w:rPr>
        <w:t xml:space="preserve">Figura 3. </w:t>
      </w:r>
      <w:r w:rsidR="00BB33D4" w:rsidRPr="005C139D">
        <w:rPr>
          <w:rFonts w:ascii="Times New Roman" w:hAnsi="Times New Roman"/>
          <w:i/>
          <w:iCs/>
          <w:sz w:val="20"/>
          <w:szCs w:val="20"/>
        </w:rPr>
        <w:t>9</w:t>
      </w:r>
      <w:r w:rsidRPr="005C139D">
        <w:rPr>
          <w:rFonts w:ascii="Times New Roman" w:hAnsi="Times New Roman"/>
          <w:i/>
          <w:iCs/>
          <w:sz w:val="20"/>
          <w:szCs w:val="20"/>
        </w:rPr>
        <w:t xml:space="preserve"> Modelul OLS grupat </w:t>
      </w:r>
      <w:r w:rsidR="005C139D">
        <w:rPr>
          <w:rFonts w:ascii="Times New Roman" w:hAnsi="Times New Roman"/>
          <w:i/>
          <w:iCs/>
          <w:sz w:val="20"/>
          <w:szCs w:val="20"/>
          <w:lang w:val="it-IT"/>
        </w:rPr>
        <w:t xml:space="preserve">                             </w:t>
      </w:r>
      <w:r w:rsidRPr="005C139D">
        <w:rPr>
          <w:rFonts w:ascii="Times New Roman" w:hAnsi="Times New Roman"/>
          <w:i/>
          <w:iCs/>
          <w:sz w:val="20"/>
          <w:szCs w:val="20"/>
          <w:lang w:val="it-IT"/>
        </w:rPr>
        <w:t xml:space="preserve"> Sursa: prelucrare proprie </w:t>
      </w:r>
      <w:r w:rsidR="007C11FA" w:rsidRPr="005C139D">
        <w:rPr>
          <w:rFonts w:ascii="Times New Roman" w:hAnsi="Times New Roman"/>
          <w:i/>
          <w:iCs/>
          <w:sz w:val="20"/>
          <w:szCs w:val="20"/>
        </w:rPr>
        <w:t>î</w:t>
      </w:r>
      <w:r w:rsidRPr="005C139D">
        <w:rPr>
          <w:rFonts w:ascii="Times New Roman" w:hAnsi="Times New Roman"/>
          <w:i/>
          <w:iCs/>
          <w:sz w:val="20"/>
          <w:szCs w:val="20"/>
        </w:rPr>
        <w:t>n R Studio</w:t>
      </w:r>
    </w:p>
    <w:p w14:paraId="5FA13C3B" w14:textId="14F05BF5" w:rsidR="003565A8" w:rsidRPr="003565A8" w:rsidRDefault="003565A8" w:rsidP="005C139D">
      <w:pPr>
        <w:jc w:val="both"/>
        <w:rPr>
          <w:rFonts w:ascii="Times New Roman" w:hAnsi="Times New Roman"/>
        </w:rPr>
      </w:pPr>
      <w:r w:rsidRPr="003565A8">
        <w:rPr>
          <w:rFonts w:ascii="Times New Roman" w:hAnsi="Times New Roman"/>
          <w:i/>
          <w:iCs/>
        </w:rPr>
        <w:lastRenderedPageBreak/>
        <w:t>Pierderi(log) = 3.364 + 1.019*Incidente(log) + 0.0026*Timp_rezolvare + 0.037*PIBpc(log) + 0.0000001*Servere_</w:t>
      </w:r>
      <w:r w:rsidRPr="00DF60C2">
        <w:rPr>
          <w:rFonts w:ascii="Times New Roman" w:hAnsi="Times New Roman"/>
        </w:rPr>
        <w:t xml:space="preserve">securizate </w:t>
      </w:r>
      <w:r w:rsidR="00DF60C2" w:rsidRPr="00DF60C2">
        <w:rPr>
          <w:rFonts w:ascii="Times New Roman" w:hAnsi="Times New Roman"/>
        </w:rPr>
        <w:t xml:space="preserve">                                </w:t>
      </w:r>
      <w:ins w:id="275" w:author="Administrator" w:date="2026-06-16T17:52:00Z">
        <w:r w:rsidR="00BE7B46">
          <w:rPr>
            <w:rFonts w:ascii="Times New Roman" w:hAnsi="Times New Roman"/>
          </w:rPr>
          <w:tab/>
        </w:r>
        <w:r w:rsidR="00BE7B46">
          <w:rPr>
            <w:rFonts w:ascii="Times New Roman" w:hAnsi="Times New Roman"/>
          </w:rPr>
          <w:tab/>
        </w:r>
        <w:r w:rsidR="00BE7B46">
          <w:rPr>
            <w:rFonts w:ascii="Times New Roman" w:hAnsi="Times New Roman"/>
          </w:rPr>
          <w:tab/>
        </w:r>
      </w:ins>
      <w:del w:id="276" w:author="Administrator" w:date="2026-06-16T17:52:00Z">
        <w:r w:rsidR="00DF60C2" w:rsidRPr="00DF60C2" w:rsidDel="00BE7B46">
          <w:rPr>
            <w:rFonts w:ascii="Times New Roman" w:hAnsi="Times New Roman"/>
            <w:i/>
            <w:iCs/>
          </w:rPr>
          <w:delText xml:space="preserve">Formula </w:delText>
        </w:r>
      </w:del>
      <w:ins w:id="277" w:author="Administrator" w:date="2026-06-16T17:52:00Z">
        <w:r w:rsidR="00BE7B46">
          <w:rPr>
            <w:rFonts w:ascii="Times New Roman" w:hAnsi="Times New Roman"/>
            <w:i/>
            <w:iCs/>
          </w:rPr>
          <w:t>(</w:t>
        </w:r>
      </w:ins>
      <w:r w:rsidR="00DF60C2" w:rsidRPr="00DF60C2">
        <w:rPr>
          <w:rFonts w:ascii="Times New Roman" w:hAnsi="Times New Roman"/>
          <w:i/>
          <w:iCs/>
        </w:rPr>
        <w:t>3.2</w:t>
      </w:r>
      <w:ins w:id="278" w:author="Administrator" w:date="2026-06-16T17:52:00Z">
        <w:r w:rsidR="00BE7B46">
          <w:rPr>
            <w:rFonts w:ascii="Times New Roman" w:hAnsi="Times New Roman"/>
            <w:i/>
            <w:iCs/>
          </w:rPr>
          <w:t>)</w:t>
        </w:r>
      </w:ins>
    </w:p>
    <w:p w14:paraId="479084B1" w14:textId="30D41871" w:rsidR="003565A8" w:rsidRPr="003565A8" w:rsidRDefault="003565A8" w:rsidP="005C139D">
      <w:pPr>
        <w:jc w:val="both"/>
        <w:rPr>
          <w:rFonts w:ascii="Times New Roman" w:hAnsi="Times New Roman"/>
        </w:rPr>
      </w:pPr>
      <w:r w:rsidRPr="003565A8">
        <w:rPr>
          <w:rFonts w:ascii="Times New Roman" w:hAnsi="Times New Roman"/>
        </w:rPr>
        <w:t>Av</w:t>
      </w:r>
      <w:r w:rsidR="007C11FA">
        <w:rPr>
          <w:rFonts w:ascii="Times New Roman" w:hAnsi="Times New Roman"/>
        </w:rPr>
        <w:t>â</w:t>
      </w:r>
      <w:r w:rsidRPr="003565A8">
        <w:rPr>
          <w:rFonts w:ascii="Times New Roman" w:hAnsi="Times New Roman"/>
        </w:rPr>
        <w:t xml:space="preserve">nd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 vedere valorile din coloana Prob., se observ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faptul  c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modelul ini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 xml:space="preserve">ial nu este valid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 xml:space="preserve">n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ntregime, deoarece exist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estimatori pentru care s-au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nregistrat valori mai mari dec</w:t>
      </w:r>
      <w:r w:rsidR="007C11FA">
        <w:rPr>
          <w:rFonts w:ascii="Times New Roman" w:hAnsi="Times New Roman"/>
        </w:rPr>
        <w:t>â</w:t>
      </w:r>
      <w:r w:rsidRPr="003565A8">
        <w:rPr>
          <w:rFonts w:ascii="Times New Roman" w:hAnsi="Times New Roman"/>
        </w:rPr>
        <w:t>t nivelul de 5%. Variabila cu cel mai ridicat p-value este Servere_securizate (0.738), urmat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de Timp_rezolvare (0.414) 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 xml:space="preserve">i PIB/capita (0.068).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 acest sens s-a folosit eliminarea progresiv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a variabilelor nesemnificative. Am eliminat mai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nt</w:t>
      </w:r>
      <w:r w:rsidR="007C11FA">
        <w:rPr>
          <w:rFonts w:ascii="Times New Roman" w:hAnsi="Times New Roman"/>
        </w:rPr>
        <w:t>â</w:t>
      </w:r>
      <w:r w:rsidRPr="003565A8">
        <w:rPr>
          <w:rFonts w:ascii="Times New Roman" w:hAnsi="Times New Roman"/>
        </w:rPr>
        <w:t>i Servere_securizate, dar variabila Timp_rezolvare r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>m</w:t>
      </w:r>
      <w:r w:rsidR="007C11FA">
        <w:rPr>
          <w:rFonts w:ascii="Times New Roman" w:hAnsi="Times New Roman"/>
        </w:rPr>
        <w:t>â</w:t>
      </w:r>
      <w:r w:rsidRPr="003565A8">
        <w:rPr>
          <w:rFonts w:ascii="Times New Roman" w:hAnsi="Times New Roman"/>
        </w:rPr>
        <w:t>ne nesemnificativ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(p = 0.418). Elimin</w:t>
      </w:r>
      <w:r w:rsidR="007C11FA">
        <w:rPr>
          <w:rFonts w:ascii="Times New Roman" w:hAnsi="Times New Roman"/>
        </w:rPr>
        <w:t>â</w:t>
      </w:r>
      <w:r w:rsidRPr="003565A8">
        <w:rPr>
          <w:rFonts w:ascii="Times New Roman" w:hAnsi="Times New Roman"/>
        </w:rPr>
        <w:t xml:space="preserve">nd 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>i aceast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variabil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>, s-a ob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 xml:space="preserve">inut modelul valid prezentat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 tabelul de mai jos.</w:t>
      </w:r>
    </w:p>
    <w:p w14:paraId="0E3F4B4D" w14:textId="53BA6D7C" w:rsidR="003565A8" w:rsidRPr="003565A8" w:rsidRDefault="005C139D" w:rsidP="003565A8">
      <w:pPr>
        <w:rPr>
          <w:rFonts w:ascii="Times New Roman" w:hAnsi="Times New Roman"/>
        </w:rPr>
      </w:pPr>
      <w:r w:rsidRPr="003565A8">
        <w:rPr>
          <w:rFonts w:ascii="Times New Roman" w:hAnsi="Times New Roman"/>
          <w:i/>
          <w:iCs/>
        </w:rPr>
        <w:drawing>
          <wp:anchor distT="0" distB="0" distL="114300" distR="114300" simplePos="0" relativeHeight="251668480" behindDoc="0" locked="0" layoutInCell="1" allowOverlap="1" wp14:anchorId="231ABB8D" wp14:editId="3206FDFF">
            <wp:simplePos x="0" y="0"/>
            <wp:positionH relativeFrom="margin">
              <wp:align>center</wp:align>
            </wp:positionH>
            <wp:positionV relativeFrom="page">
              <wp:posOffset>3507377</wp:posOffset>
            </wp:positionV>
            <wp:extent cx="3286125" cy="2213964"/>
            <wp:effectExtent l="0" t="0" r="0" b="0"/>
            <wp:wrapNone/>
            <wp:docPr id="49196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6602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213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388A03" w14:textId="77777777" w:rsidR="003565A8" w:rsidRPr="003565A8" w:rsidRDefault="003565A8" w:rsidP="003565A8">
      <w:pPr>
        <w:rPr>
          <w:rFonts w:ascii="Times New Roman" w:hAnsi="Times New Roman"/>
        </w:rPr>
      </w:pPr>
    </w:p>
    <w:p w14:paraId="6D13620A" w14:textId="78066833" w:rsidR="003565A8" w:rsidRPr="003565A8" w:rsidRDefault="003565A8" w:rsidP="003565A8">
      <w:pPr>
        <w:rPr>
          <w:rFonts w:ascii="Times New Roman" w:hAnsi="Times New Roman"/>
        </w:rPr>
      </w:pPr>
    </w:p>
    <w:p w14:paraId="1BA50861" w14:textId="77777777" w:rsidR="003565A8" w:rsidRPr="003565A8" w:rsidRDefault="003565A8" w:rsidP="003565A8">
      <w:pPr>
        <w:rPr>
          <w:rFonts w:ascii="Times New Roman" w:hAnsi="Times New Roman"/>
        </w:rPr>
      </w:pPr>
    </w:p>
    <w:p w14:paraId="253F36B3" w14:textId="526E080B" w:rsidR="003565A8" w:rsidRPr="003565A8" w:rsidRDefault="003565A8" w:rsidP="003565A8">
      <w:pPr>
        <w:rPr>
          <w:rFonts w:ascii="Times New Roman" w:hAnsi="Times New Roman"/>
        </w:rPr>
      </w:pPr>
    </w:p>
    <w:p w14:paraId="0522331E" w14:textId="664DCC26" w:rsidR="003565A8" w:rsidRPr="003565A8" w:rsidRDefault="003565A8" w:rsidP="003565A8">
      <w:pPr>
        <w:rPr>
          <w:rFonts w:ascii="Times New Roman" w:hAnsi="Times New Roman"/>
        </w:rPr>
      </w:pPr>
    </w:p>
    <w:p w14:paraId="0C0FC152" w14:textId="77777777" w:rsidR="003565A8" w:rsidRDefault="003565A8" w:rsidP="003565A8">
      <w:pPr>
        <w:rPr>
          <w:rFonts w:ascii="Times New Roman" w:hAnsi="Times New Roman"/>
        </w:rPr>
      </w:pPr>
    </w:p>
    <w:p w14:paraId="149F2BC7" w14:textId="7D06AE79" w:rsidR="003565A8" w:rsidRPr="003565A8" w:rsidRDefault="003565A8" w:rsidP="003565A8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</w:rPr>
      </w:pPr>
      <w:r w:rsidRPr="003565A8">
        <w:rPr>
          <w:rFonts w:ascii="Times New Roman" w:hAnsi="Times New Roman"/>
          <w:i/>
          <w:iCs/>
          <w:sz w:val="20"/>
          <w:szCs w:val="20"/>
        </w:rPr>
        <w:t xml:space="preserve">Figura 3. </w:t>
      </w:r>
      <w:r w:rsidR="00BB33D4">
        <w:rPr>
          <w:rFonts w:ascii="Times New Roman" w:hAnsi="Times New Roman"/>
          <w:i/>
          <w:iCs/>
          <w:sz w:val="20"/>
          <w:szCs w:val="20"/>
        </w:rPr>
        <w:t>10</w:t>
      </w:r>
      <w:r w:rsidRPr="003565A8">
        <w:rPr>
          <w:rFonts w:ascii="Times New Roman" w:hAnsi="Times New Roman"/>
          <w:i/>
          <w:iCs/>
          <w:sz w:val="20"/>
          <w:szCs w:val="20"/>
        </w:rPr>
        <w:t xml:space="preserve"> Modelul OLS grupat dup</w:t>
      </w:r>
      <w:r w:rsidR="007C11FA">
        <w:rPr>
          <w:rFonts w:ascii="Times New Roman" w:hAnsi="Times New Roman"/>
          <w:i/>
          <w:iCs/>
          <w:sz w:val="20"/>
          <w:szCs w:val="20"/>
        </w:rPr>
        <w:t>ă</w:t>
      </w:r>
      <w:r w:rsidRPr="003565A8">
        <w:rPr>
          <w:rFonts w:ascii="Times New Roman" w:hAnsi="Times New Roman"/>
          <w:i/>
          <w:iCs/>
          <w:sz w:val="20"/>
          <w:szCs w:val="20"/>
        </w:rPr>
        <w:t xml:space="preserve"> eliminarea variabilelor nesemnificative</w:t>
      </w:r>
    </w:p>
    <w:p w14:paraId="6846D252" w14:textId="4BC36AC5" w:rsidR="003565A8" w:rsidRPr="003565A8" w:rsidRDefault="003565A8" w:rsidP="003565A8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</w:rPr>
      </w:pPr>
      <w:r w:rsidRPr="003565A8">
        <w:rPr>
          <w:rFonts w:ascii="Times New Roman" w:hAnsi="Times New Roman"/>
          <w:i/>
          <w:iCs/>
          <w:sz w:val="20"/>
          <w:szCs w:val="20"/>
        </w:rPr>
        <w:t>Sursa</w:t>
      </w: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3565A8">
        <w:rPr>
          <w:rFonts w:ascii="Times New Roman" w:hAnsi="Times New Roman"/>
          <w:i/>
          <w:iCs/>
          <w:sz w:val="20"/>
          <w:szCs w:val="20"/>
        </w:rPr>
        <w:t>n R Studio</w:t>
      </w:r>
    </w:p>
    <w:p w14:paraId="53781BD6" w14:textId="24E179E4" w:rsidR="003565A8" w:rsidRPr="003565A8" w:rsidRDefault="003565A8" w:rsidP="003565A8">
      <w:pPr>
        <w:rPr>
          <w:rFonts w:ascii="Times New Roman" w:hAnsi="Times New Roman"/>
        </w:rPr>
      </w:pPr>
      <w:r w:rsidRPr="003565A8">
        <w:rPr>
          <w:rFonts w:ascii="Times New Roman" w:hAnsi="Times New Roman"/>
          <w:i/>
          <w:iCs/>
        </w:rPr>
        <w:t>Pierderi(log) = 3.461 + 1.010*Incidente(log) + 0.040*PIBpc(log)</w:t>
      </w:r>
      <w:r w:rsidRPr="003565A8">
        <w:rPr>
          <w:rFonts w:ascii="Times New Roman" w:hAnsi="Times New Roman"/>
        </w:rPr>
        <w:t xml:space="preserve"> </w:t>
      </w:r>
      <w:r w:rsidR="00DF60C2">
        <w:rPr>
          <w:rFonts w:ascii="Times New Roman" w:hAnsi="Times New Roman"/>
        </w:rPr>
        <w:t xml:space="preserve">      </w:t>
      </w:r>
      <w:ins w:id="279" w:author="Administrator" w:date="2026-06-16T17:52:00Z">
        <w:r w:rsidR="00BE7B46">
          <w:rPr>
            <w:rFonts w:ascii="Times New Roman" w:hAnsi="Times New Roman"/>
          </w:rPr>
          <w:tab/>
        </w:r>
        <w:r w:rsidR="00BE7B46">
          <w:rPr>
            <w:rFonts w:ascii="Times New Roman" w:hAnsi="Times New Roman"/>
          </w:rPr>
          <w:tab/>
        </w:r>
      </w:ins>
      <w:del w:id="280" w:author="Administrator" w:date="2026-06-16T17:52:00Z">
        <w:r w:rsidR="00DF60C2" w:rsidDel="00BE7B46">
          <w:rPr>
            <w:rFonts w:ascii="Times New Roman" w:hAnsi="Times New Roman"/>
          </w:rPr>
          <w:delText xml:space="preserve"> </w:delText>
        </w:r>
        <w:r w:rsidR="00DF60C2" w:rsidRPr="00DF60C2" w:rsidDel="00BE7B46">
          <w:rPr>
            <w:rFonts w:ascii="Times New Roman" w:hAnsi="Times New Roman"/>
            <w:i/>
            <w:iCs/>
          </w:rPr>
          <w:delText xml:space="preserve">Formula </w:delText>
        </w:r>
      </w:del>
      <w:ins w:id="281" w:author="Administrator" w:date="2026-06-16T17:52:00Z">
        <w:r w:rsidR="00BE7B46">
          <w:rPr>
            <w:rFonts w:ascii="Times New Roman" w:hAnsi="Times New Roman"/>
            <w:i/>
            <w:iCs/>
          </w:rPr>
          <w:t>(</w:t>
        </w:r>
      </w:ins>
      <w:r w:rsidR="00DF60C2" w:rsidRPr="00DF60C2">
        <w:rPr>
          <w:rFonts w:ascii="Times New Roman" w:hAnsi="Times New Roman"/>
          <w:i/>
          <w:iCs/>
        </w:rPr>
        <w:t>3.3</w:t>
      </w:r>
      <w:ins w:id="282" w:author="Administrator" w:date="2026-06-16T17:52:00Z">
        <w:r w:rsidR="00BE7B46">
          <w:rPr>
            <w:rFonts w:ascii="Times New Roman" w:hAnsi="Times New Roman"/>
            <w:i/>
            <w:iCs/>
          </w:rPr>
          <w:t>)</w:t>
        </w:r>
      </w:ins>
    </w:p>
    <w:p w14:paraId="41D0D1A9" w14:textId="25CA543A" w:rsidR="003565A8" w:rsidRDefault="003565A8" w:rsidP="005C139D">
      <w:pPr>
        <w:jc w:val="both"/>
        <w:rPr>
          <w:ins w:id="283" w:author="Administrator" w:date="2026-06-16T17:52:00Z"/>
          <w:rFonts w:ascii="Times New Roman" w:hAnsi="Times New Roman"/>
        </w:rPr>
      </w:pPr>
      <w:r w:rsidRPr="003565A8">
        <w:rPr>
          <w:rFonts w:ascii="Times New Roman" w:hAnsi="Times New Roman"/>
        </w:rPr>
        <w:t xml:space="preserve"> Rezultatele din tabelul de mai sus indic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faptul c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modelul final este valid, deoarece to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>i estimatorii utiliza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 xml:space="preserve">i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probabilit</w:t>
      </w:r>
      <w:r w:rsidR="007C11FA">
        <w:rPr>
          <w:rFonts w:ascii="Times New Roman" w:hAnsi="Times New Roman"/>
        </w:rPr>
        <w:t>ăț</w:t>
      </w:r>
      <w:r w:rsidRPr="003565A8">
        <w:rPr>
          <w:rFonts w:ascii="Times New Roman" w:hAnsi="Times New Roman"/>
        </w:rPr>
        <w:t>i mai mici dec</w:t>
      </w:r>
      <w:r w:rsidR="007C11FA">
        <w:rPr>
          <w:rFonts w:ascii="Times New Roman" w:hAnsi="Times New Roman"/>
        </w:rPr>
        <w:t>â</w:t>
      </w:r>
      <w:r w:rsidRPr="003565A8">
        <w:rPr>
          <w:rFonts w:ascii="Times New Roman" w:hAnsi="Times New Roman"/>
        </w:rPr>
        <w:t xml:space="preserve">t nivelul de 5%. Coeficientul  variabilei Incidente (log)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valoarea de 1.010, indic</w:t>
      </w:r>
      <w:r w:rsidR="007C11FA">
        <w:rPr>
          <w:rFonts w:ascii="Times New Roman" w:hAnsi="Times New Roman"/>
        </w:rPr>
        <w:t>â</w:t>
      </w:r>
      <w:r w:rsidRPr="003565A8">
        <w:rPr>
          <w:rFonts w:ascii="Times New Roman" w:hAnsi="Times New Roman"/>
        </w:rPr>
        <w:t>nd faptul c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o cre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>tere cu 1% a num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>rului de incidente cibernetice este asociat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cu o cre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 xml:space="preserve">tere cu aproximativ 1.01% a pierderilor financiare,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 condi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 xml:space="preserve">iile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 care ceilal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>i factori r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>m</w:t>
      </w:r>
      <w:r w:rsidR="007C11FA">
        <w:rPr>
          <w:rFonts w:ascii="Times New Roman" w:hAnsi="Times New Roman"/>
        </w:rPr>
        <w:t>â</w:t>
      </w:r>
      <w:r w:rsidRPr="003565A8">
        <w:rPr>
          <w:rFonts w:ascii="Times New Roman" w:hAnsi="Times New Roman"/>
        </w:rPr>
        <w:t>n constan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>i. Aceast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rela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>ie sugereaz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o elasticitate ridicat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>i direct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 xml:space="preserve">ntre intensitatea atacurilor 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>i impactul financiar al acestora, confirm</w:t>
      </w:r>
      <w:r w:rsidR="007C11FA">
        <w:rPr>
          <w:rFonts w:ascii="Times New Roman" w:hAnsi="Times New Roman"/>
        </w:rPr>
        <w:t>â</w:t>
      </w:r>
      <w:r w:rsidRPr="003565A8">
        <w:rPr>
          <w:rFonts w:ascii="Times New Roman" w:hAnsi="Times New Roman"/>
        </w:rPr>
        <w:t>nd c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num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>rul de incidente reprezint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principalul factor care provoac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pierderi financiare la nivel de 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>ar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. Variabila PIB/capita (log)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un coeficient pozitiv de 0.040 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>i o probabilitate de 1.3%, confirm</w:t>
      </w:r>
      <w:r w:rsidR="007C11FA">
        <w:rPr>
          <w:rFonts w:ascii="Times New Roman" w:hAnsi="Times New Roman"/>
        </w:rPr>
        <w:t>â</w:t>
      </w:r>
      <w:r w:rsidRPr="003565A8">
        <w:rPr>
          <w:rFonts w:ascii="Times New Roman" w:hAnsi="Times New Roman"/>
        </w:rPr>
        <w:t xml:space="preserve">nd </w:t>
      </w:r>
      <w:r w:rsidRPr="003565A8">
        <w:rPr>
          <w:rFonts w:ascii="Times New Roman" w:hAnsi="Times New Roman"/>
        </w:rPr>
        <w:lastRenderedPageBreak/>
        <w:t>c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economiile mai dezvoltate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pierderi financiare mai ridicate. Prin urmare, o cre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>tere cu 1% a PIB-ului per capita este asociat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cu o cre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>tere cu 0.04% a pierderilor financiare, reflect</w:t>
      </w:r>
      <w:r w:rsidR="007C11FA">
        <w:rPr>
          <w:rFonts w:ascii="Times New Roman" w:hAnsi="Times New Roman"/>
        </w:rPr>
        <w:t>â</w:t>
      </w:r>
      <w:r w:rsidRPr="003565A8">
        <w:rPr>
          <w:rFonts w:ascii="Times New Roman" w:hAnsi="Times New Roman"/>
        </w:rPr>
        <w:t>nd faptul c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ță</w:t>
      </w:r>
      <w:r w:rsidRPr="003565A8">
        <w:rPr>
          <w:rFonts w:ascii="Times New Roman" w:hAnsi="Times New Roman"/>
        </w:rPr>
        <w:t>rile mai bogate de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 xml:space="preserve">in , constituie 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 xml:space="preserve">inte mai atractive pentru atacatori. R-squared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valoarea de 0.722, indic</w:t>
      </w:r>
      <w:r w:rsidR="007C11FA">
        <w:rPr>
          <w:rFonts w:ascii="Times New Roman" w:hAnsi="Times New Roman"/>
        </w:rPr>
        <w:t>â</w:t>
      </w:r>
      <w:r w:rsidRPr="003565A8">
        <w:rPr>
          <w:rFonts w:ascii="Times New Roman" w:hAnsi="Times New Roman"/>
        </w:rPr>
        <w:t>nd c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variabilele independente explic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 propor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>ie de 72.2% varia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>ia pierderilor financiare cibernetice. Adjusted R-squared de 0.716 confirm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c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ad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>ugarea variabilei PIB/capita (log) fa</w:t>
      </w:r>
      <w:r w:rsidR="007C11FA">
        <w:rPr>
          <w:rFonts w:ascii="Times New Roman" w:hAnsi="Times New Roman"/>
        </w:rPr>
        <w:t>ță</w:t>
      </w:r>
      <w:r w:rsidRPr="003565A8">
        <w:rPr>
          <w:rFonts w:ascii="Times New Roman" w:hAnsi="Times New Roman"/>
        </w:rPr>
        <w:t xml:space="preserve"> de un model cu o singur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variabil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este justificat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,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mbun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>t</w:t>
      </w:r>
      <w:r w:rsidR="007C11FA">
        <w:rPr>
          <w:rFonts w:ascii="Times New Roman" w:hAnsi="Times New Roman"/>
        </w:rPr>
        <w:t>ăț</w:t>
      </w:r>
      <w:r w:rsidRPr="003565A8">
        <w:rPr>
          <w:rFonts w:ascii="Times New Roman" w:hAnsi="Times New Roman"/>
        </w:rPr>
        <w:t>ind puterea explicativ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ajustat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. Statistica F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valoarea de 125.7 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>i este semnificativ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(p &lt; 0.001). </w:t>
      </w:r>
    </w:p>
    <w:p w14:paraId="25EF90BA" w14:textId="77777777" w:rsidR="00BE7B46" w:rsidRPr="003565A8" w:rsidRDefault="00BE7B46" w:rsidP="003565A8">
      <w:pPr>
        <w:rPr>
          <w:rFonts w:ascii="Times New Roman" w:hAnsi="Times New Roman"/>
        </w:rPr>
      </w:pPr>
    </w:p>
    <w:p w14:paraId="03080FF9" w14:textId="7AC8879E" w:rsidR="003565A8" w:rsidRPr="003565A8" w:rsidRDefault="003565A8" w:rsidP="003565A8">
      <w:pPr>
        <w:rPr>
          <w:rFonts w:ascii="Times New Roman" w:hAnsi="Times New Roman"/>
        </w:rPr>
      </w:pPr>
      <w:r w:rsidRPr="003565A8">
        <w:rPr>
          <w:rFonts w:ascii="Times New Roman" w:hAnsi="Times New Roman"/>
        </w:rPr>
        <w:t>2.Modelul cu efecte fixe</w:t>
      </w:r>
    </w:p>
    <w:p w14:paraId="6759732F" w14:textId="2D4410CC" w:rsidR="003565A8" w:rsidRPr="003565A8" w:rsidRDefault="007C11FA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Î</w:t>
      </w:r>
      <w:r w:rsidR="003565A8" w:rsidRPr="003565A8">
        <w:rPr>
          <w:rFonts w:ascii="Times New Roman" w:hAnsi="Times New Roman"/>
        </w:rPr>
        <w:t>n acest model, variabila dependent</w:t>
      </w:r>
      <w:r>
        <w:rPr>
          <w:rFonts w:ascii="Times New Roman" w:hAnsi="Times New Roman"/>
        </w:rPr>
        <w:t>ă</w:t>
      </w:r>
      <w:r w:rsidR="003565A8" w:rsidRPr="003565A8">
        <w:rPr>
          <w:rFonts w:ascii="Times New Roman" w:hAnsi="Times New Roman"/>
        </w:rPr>
        <w:t xml:space="preserve"> nu se schimb</w:t>
      </w:r>
      <w:r>
        <w:rPr>
          <w:rFonts w:ascii="Times New Roman" w:hAnsi="Times New Roman"/>
        </w:rPr>
        <w:t>ă</w:t>
      </w:r>
      <w:r w:rsidR="003565A8" w:rsidRPr="003565A8">
        <w:rPr>
          <w:rFonts w:ascii="Times New Roman" w:hAnsi="Times New Roman"/>
        </w:rPr>
        <w:t>. Modelul Fixed Effects adaug</w:t>
      </w:r>
      <w:r>
        <w:rPr>
          <w:rFonts w:ascii="Times New Roman" w:hAnsi="Times New Roman"/>
        </w:rPr>
        <w:t>ă</w:t>
      </w:r>
      <w:r w:rsidR="003565A8" w:rsidRPr="003565A8">
        <w:rPr>
          <w:rFonts w:ascii="Times New Roman" w:hAnsi="Times New Roman"/>
        </w:rPr>
        <w:t xml:space="preserve"> efectele fixe per </w:t>
      </w:r>
      <w:r>
        <w:rPr>
          <w:rFonts w:ascii="Times New Roman" w:hAnsi="Times New Roman"/>
        </w:rPr>
        <w:t>ț</w:t>
      </w:r>
      <w:r w:rsidR="003565A8" w:rsidRPr="003565A8">
        <w:rPr>
          <w:rFonts w:ascii="Times New Roman" w:hAnsi="Times New Roman"/>
        </w:rPr>
        <w:t>ar</w:t>
      </w:r>
      <w:r>
        <w:rPr>
          <w:rFonts w:ascii="Times New Roman" w:hAnsi="Times New Roman"/>
        </w:rPr>
        <w:t>ă</w:t>
      </w:r>
      <w:r w:rsidR="003565A8" w:rsidRPr="003565A8">
        <w:rPr>
          <w:rFonts w:ascii="Times New Roman" w:hAnsi="Times New Roman"/>
        </w:rPr>
        <w:t>, c</w:t>
      </w:r>
      <w:r>
        <w:rPr>
          <w:rFonts w:ascii="Times New Roman" w:hAnsi="Times New Roman"/>
        </w:rPr>
        <w:t>â</w:t>
      </w:r>
      <w:r w:rsidR="003565A8" w:rsidRPr="003565A8">
        <w:rPr>
          <w:rFonts w:ascii="Times New Roman" w:hAnsi="Times New Roman"/>
        </w:rPr>
        <w:t xml:space="preserve">te un parametru estimat pentru fiecare dintre cele 10 </w:t>
      </w:r>
      <w:r>
        <w:rPr>
          <w:rFonts w:ascii="Times New Roman" w:hAnsi="Times New Roman"/>
        </w:rPr>
        <w:t>ță</w:t>
      </w:r>
      <w:r w:rsidR="003565A8" w:rsidRPr="003565A8">
        <w:rPr>
          <w:rFonts w:ascii="Times New Roman" w:hAnsi="Times New Roman"/>
        </w:rPr>
        <w:t>ri din analiz</w:t>
      </w:r>
      <w:r>
        <w:rPr>
          <w:rFonts w:ascii="Times New Roman" w:hAnsi="Times New Roman"/>
        </w:rPr>
        <w:t>ă</w:t>
      </w:r>
      <w:r w:rsidR="003565A8" w:rsidRPr="003565A8">
        <w:rPr>
          <w:rFonts w:ascii="Times New Roman" w:hAnsi="Times New Roman"/>
        </w:rPr>
        <w:t xml:space="preserve">. </w:t>
      </w:r>
    </w:p>
    <w:p w14:paraId="6DA4C6F6" w14:textId="4C613419" w:rsidR="003565A8" w:rsidRPr="003565A8" w:rsidDel="00197FF5" w:rsidRDefault="005C139D" w:rsidP="00DF60C2">
      <w:pPr>
        <w:jc w:val="center"/>
        <w:rPr>
          <w:del w:id="284" w:author="Daniela" w:date="2026-06-16T21:42:00Z" w16du:dateUtc="2026-06-16T18:42:00Z"/>
          <w:rFonts w:ascii="Times New Roman" w:hAnsi="Times New Roman"/>
          <w:i/>
          <w:iCs/>
        </w:rPr>
      </w:pPr>
      <w:r w:rsidRPr="003565A8">
        <w:rPr>
          <w:rFonts w:ascii="Times New Roman" w:hAnsi="Times New Roman"/>
        </w:rPr>
        <w:drawing>
          <wp:anchor distT="0" distB="0" distL="114300" distR="114300" simplePos="0" relativeHeight="251667456" behindDoc="0" locked="0" layoutInCell="1" allowOverlap="1" wp14:anchorId="4F933D91" wp14:editId="0C908B0C">
            <wp:simplePos x="0" y="0"/>
            <wp:positionH relativeFrom="margin">
              <wp:posOffset>1342118</wp:posOffset>
            </wp:positionH>
            <wp:positionV relativeFrom="page">
              <wp:posOffset>5098234</wp:posOffset>
            </wp:positionV>
            <wp:extent cx="3672840" cy="1699260"/>
            <wp:effectExtent l="0" t="0" r="3810" b="0"/>
            <wp:wrapNone/>
            <wp:docPr id="132156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6332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65A8" w:rsidRPr="003565A8">
        <w:rPr>
          <w:rFonts w:ascii="Times New Roman" w:hAnsi="Times New Roman"/>
          <w:i/>
          <w:iCs/>
        </w:rPr>
        <w:t xml:space="preserve">Pierderi(log) = C(1) + C(2)*Incidente(log) + C(3)*Timp_rezolvare + C(4)*PIBpc(log) + C(5)*Servere_securizate + [Efecte fixe </w:t>
      </w:r>
      <w:r w:rsidR="007C11FA">
        <w:rPr>
          <w:rFonts w:ascii="Times New Roman" w:hAnsi="Times New Roman"/>
          <w:i/>
          <w:iCs/>
        </w:rPr>
        <w:t>ț</w:t>
      </w:r>
      <w:r w:rsidR="003565A8" w:rsidRPr="003565A8">
        <w:rPr>
          <w:rFonts w:ascii="Times New Roman" w:hAnsi="Times New Roman"/>
          <w:i/>
          <w:iCs/>
        </w:rPr>
        <w:t>ar</w:t>
      </w:r>
      <w:r w:rsidR="007C11FA">
        <w:rPr>
          <w:rFonts w:ascii="Times New Roman" w:hAnsi="Times New Roman"/>
          <w:i/>
          <w:iCs/>
        </w:rPr>
        <w:t>ă</w:t>
      </w:r>
      <w:r w:rsidR="003565A8" w:rsidRPr="003565A8">
        <w:rPr>
          <w:rFonts w:ascii="Times New Roman" w:hAnsi="Times New Roman"/>
          <w:i/>
          <w:iCs/>
        </w:rPr>
        <w:t>]</w:t>
      </w:r>
      <w:r w:rsidR="00DF60C2">
        <w:rPr>
          <w:rFonts w:ascii="Times New Roman" w:hAnsi="Times New Roman"/>
          <w:i/>
          <w:iCs/>
        </w:rPr>
        <w:t xml:space="preserve">                                        </w:t>
      </w:r>
      <w:ins w:id="285" w:author="Daniela" w:date="2026-06-16T21:42:00Z" w16du:dateUtc="2026-06-16T18:42:00Z">
        <w:r w:rsidR="00197FF5">
          <w:rPr>
            <w:rFonts w:ascii="Times New Roman" w:hAnsi="Times New Roman"/>
            <w:i/>
            <w:iCs/>
          </w:rPr>
          <w:t>(</w:t>
        </w:r>
      </w:ins>
      <w:commentRangeStart w:id="286"/>
      <w:del w:id="287" w:author="Daniela" w:date="2026-06-16T21:42:00Z" w16du:dateUtc="2026-06-16T18:42:00Z">
        <w:r w:rsidR="00DF60C2" w:rsidDel="00197FF5">
          <w:rPr>
            <w:rFonts w:ascii="Times New Roman" w:hAnsi="Times New Roman"/>
            <w:i/>
            <w:iCs/>
          </w:rPr>
          <w:delText>Formula</w:delText>
        </w:r>
      </w:del>
      <w:commentRangeEnd w:id="286"/>
      <w:r w:rsidR="00170E0E">
        <w:rPr>
          <w:rStyle w:val="CommentReference"/>
          <w:rFonts w:ascii="Times New Roman" w:hAnsi="Times New Roman"/>
          <w:i/>
          <w:iCs/>
          <w:sz w:val="24"/>
          <w:szCs w:val="24"/>
        </w:rPr>
        <w:commentReference w:id="286"/>
      </w:r>
      <w:r w:rsidR="00DF60C2">
        <w:rPr>
          <w:rFonts w:ascii="Times New Roman" w:hAnsi="Times New Roman"/>
          <w:i/>
          <w:iCs/>
        </w:rPr>
        <w:t xml:space="preserve"> 3.4</w:t>
      </w:r>
      <w:ins w:id="288" w:author="Daniela" w:date="2026-06-16T21:42:00Z" w16du:dateUtc="2026-06-16T18:42:00Z">
        <w:r w:rsidR="00197FF5">
          <w:rPr>
            <w:rFonts w:ascii="Times New Roman" w:hAnsi="Times New Roman"/>
            <w:i/>
            <w:iCs/>
          </w:rPr>
          <w:t>)</w:t>
        </w:r>
      </w:ins>
    </w:p>
    <w:p w14:paraId="6571C9FE" w14:textId="3EDA00E5" w:rsidR="003565A8" w:rsidRPr="003565A8" w:rsidRDefault="003565A8">
      <w:pPr>
        <w:jc w:val="center"/>
        <w:rPr>
          <w:rFonts w:ascii="Times New Roman" w:hAnsi="Times New Roman"/>
          <w:i/>
          <w:iCs/>
        </w:rPr>
        <w:pPrChange w:id="289" w:author="Daniela" w:date="2026-06-16T21:42:00Z" w16du:dateUtc="2026-06-16T18:42:00Z">
          <w:pPr/>
        </w:pPrChange>
      </w:pPr>
    </w:p>
    <w:p w14:paraId="595F1493" w14:textId="0E79B196" w:rsidR="003565A8" w:rsidRPr="003565A8" w:rsidRDefault="003565A8" w:rsidP="003565A8">
      <w:pPr>
        <w:rPr>
          <w:rFonts w:ascii="Times New Roman" w:hAnsi="Times New Roman"/>
          <w:i/>
          <w:iCs/>
        </w:rPr>
      </w:pPr>
    </w:p>
    <w:p w14:paraId="2FA53C8C" w14:textId="4887F97A" w:rsidR="003565A8" w:rsidRPr="003565A8" w:rsidRDefault="003565A8" w:rsidP="003565A8">
      <w:pPr>
        <w:rPr>
          <w:rFonts w:ascii="Times New Roman" w:hAnsi="Times New Roman"/>
          <w:i/>
          <w:iCs/>
        </w:rPr>
      </w:pPr>
    </w:p>
    <w:p w14:paraId="711084F9" w14:textId="77777777" w:rsidR="003565A8" w:rsidRPr="003565A8" w:rsidRDefault="003565A8" w:rsidP="003565A8">
      <w:pPr>
        <w:rPr>
          <w:rFonts w:ascii="Times New Roman" w:hAnsi="Times New Roman"/>
          <w:i/>
          <w:iCs/>
        </w:rPr>
      </w:pPr>
    </w:p>
    <w:p w14:paraId="21CA348D" w14:textId="594ACED2" w:rsidR="003565A8" w:rsidRDefault="003565A8" w:rsidP="003565A8">
      <w:pPr>
        <w:ind w:firstLine="0"/>
        <w:rPr>
          <w:rFonts w:ascii="Times New Roman" w:hAnsi="Times New Roman"/>
          <w:i/>
          <w:iCs/>
        </w:rPr>
      </w:pPr>
    </w:p>
    <w:p w14:paraId="7D0EE353" w14:textId="77777777" w:rsidR="005C139D" w:rsidRDefault="005C139D" w:rsidP="003565A8">
      <w:pPr>
        <w:ind w:firstLine="0"/>
        <w:rPr>
          <w:rFonts w:ascii="Times New Roman" w:hAnsi="Times New Roman"/>
          <w:i/>
          <w:iCs/>
        </w:rPr>
      </w:pPr>
    </w:p>
    <w:p w14:paraId="63D0FD90" w14:textId="19328928" w:rsidR="003565A8" w:rsidRPr="003565A8" w:rsidRDefault="003565A8" w:rsidP="00093E53">
      <w:pPr>
        <w:spacing w:line="240" w:lineRule="auto"/>
        <w:ind w:firstLine="0"/>
        <w:jc w:val="center"/>
        <w:rPr>
          <w:rFonts w:ascii="Times New Roman" w:hAnsi="Times New Roman"/>
          <w:i/>
          <w:iCs/>
          <w:sz w:val="20"/>
          <w:szCs w:val="20"/>
        </w:rPr>
      </w:pPr>
      <w:r w:rsidRPr="003565A8">
        <w:rPr>
          <w:rFonts w:ascii="Times New Roman" w:hAnsi="Times New Roman"/>
          <w:i/>
          <w:iCs/>
          <w:sz w:val="20"/>
          <w:szCs w:val="20"/>
        </w:rPr>
        <w:t>Figura 3.</w:t>
      </w:r>
      <w:r w:rsidR="00BB33D4">
        <w:rPr>
          <w:rFonts w:ascii="Times New Roman" w:hAnsi="Times New Roman"/>
          <w:i/>
          <w:iCs/>
          <w:sz w:val="20"/>
          <w:szCs w:val="20"/>
        </w:rPr>
        <w:t>11</w:t>
      </w:r>
      <w:r w:rsidRPr="003565A8">
        <w:rPr>
          <w:rFonts w:ascii="Times New Roman" w:hAnsi="Times New Roman"/>
          <w:i/>
          <w:iCs/>
          <w:sz w:val="20"/>
          <w:szCs w:val="20"/>
        </w:rPr>
        <w:t xml:space="preserve"> Modelul cu efecte fixe</w:t>
      </w:r>
    </w:p>
    <w:p w14:paraId="43C2B757" w14:textId="4D4413B5" w:rsidR="003565A8" w:rsidRPr="003565A8" w:rsidRDefault="003565A8" w:rsidP="00093E53">
      <w:pPr>
        <w:spacing w:line="240" w:lineRule="auto"/>
        <w:ind w:firstLine="0"/>
        <w:jc w:val="center"/>
        <w:rPr>
          <w:rFonts w:ascii="Times New Roman" w:hAnsi="Times New Roman"/>
          <w:i/>
          <w:iCs/>
          <w:sz w:val="20"/>
          <w:szCs w:val="20"/>
        </w:rPr>
      </w:pPr>
      <w:r w:rsidRPr="003565A8">
        <w:rPr>
          <w:rFonts w:ascii="Times New Roman" w:hAnsi="Times New Roman"/>
          <w:i/>
          <w:iCs/>
          <w:sz w:val="20"/>
          <w:szCs w:val="20"/>
        </w:rPr>
        <w:t>Sursa</w:t>
      </w: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3565A8">
        <w:rPr>
          <w:rFonts w:ascii="Times New Roman" w:hAnsi="Times New Roman"/>
          <w:i/>
          <w:iCs/>
          <w:sz w:val="20"/>
          <w:szCs w:val="20"/>
        </w:rPr>
        <w:t>n R Studio</w:t>
      </w:r>
    </w:p>
    <w:p w14:paraId="04C2E473" w14:textId="77777777" w:rsidR="003565A8" w:rsidRPr="003565A8" w:rsidRDefault="003565A8" w:rsidP="00093E53">
      <w:pPr>
        <w:ind w:firstLine="0"/>
        <w:rPr>
          <w:rFonts w:ascii="Times New Roman" w:hAnsi="Times New Roman"/>
          <w:i/>
          <w:iCs/>
        </w:rPr>
      </w:pPr>
    </w:p>
    <w:p w14:paraId="654ED4DF" w14:textId="3A2EB316" w:rsidR="003565A8" w:rsidRPr="003565A8" w:rsidRDefault="003565A8" w:rsidP="003565A8">
      <w:pPr>
        <w:rPr>
          <w:rFonts w:ascii="Times New Roman" w:hAnsi="Times New Roman"/>
          <w:i/>
          <w:iCs/>
        </w:rPr>
      </w:pPr>
      <w:r w:rsidRPr="003565A8">
        <w:rPr>
          <w:rFonts w:ascii="Times New Roman" w:hAnsi="Times New Roman"/>
          <w:i/>
          <w:iCs/>
        </w:rPr>
        <w:t xml:space="preserve">Pierderi(log) = [efecte fixe </w:t>
      </w:r>
      <w:r w:rsidR="007C11FA">
        <w:rPr>
          <w:rFonts w:ascii="Times New Roman" w:hAnsi="Times New Roman"/>
          <w:i/>
          <w:iCs/>
        </w:rPr>
        <w:t>ț</w:t>
      </w:r>
      <w:r w:rsidRPr="003565A8">
        <w:rPr>
          <w:rFonts w:ascii="Times New Roman" w:hAnsi="Times New Roman"/>
          <w:i/>
          <w:iCs/>
        </w:rPr>
        <w:t>ar</w:t>
      </w:r>
      <w:r w:rsidR="007C11FA">
        <w:rPr>
          <w:rFonts w:ascii="Times New Roman" w:hAnsi="Times New Roman"/>
          <w:i/>
          <w:iCs/>
        </w:rPr>
        <w:t>ă</w:t>
      </w:r>
      <w:r w:rsidRPr="003565A8">
        <w:rPr>
          <w:rFonts w:ascii="Times New Roman" w:hAnsi="Times New Roman"/>
          <w:i/>
          <w:iCs/>
        </w:rPr>
        <w:t xml:space="preserve">] + 1.015*Incidente(log) + 0.0025*Timp_rezolvare + 0.054*PIBpc(log) - 0.0000002*Servere_securizate </w:t>
      </w:r>
      <w:r w:rsidR="00DF60C2">
        <w:rPr>
          <w:rFonts w:ascii="Times New Roman" w:hAnsi="Times New Roman"/>
          <w:i/>
          <w:iCs/>
        </w:rPr>
        <w:t xml:space="preserve">                                         </w:t>
      </w:r>
      <w:ins w:id="290" w:author="Daniela" w:date="2026-06-16T21:42:00Z" w16du:dateUtc="2026-06-16T18:42:00Z">
        <w:r w:rsidR="00197FF5">
          <w:rPr>
            <w:rFonts w:ascii="Times New Roman" w:hAnsi="Times New Roman"/>
            <w:i/>
            <w:iCs/>
          </w:rPr>
          <w:t>(</w:t>
        </w:r>
      </w:ins>
      <w:del w:id="291" w:author="Daniela" w:date="2026-06-16T21:42:00Z" w16du:dateUtc="2026-06-16T18:42:00Z">
        <w:r w:rsidR="00DF60C2" w:rsidDel="00197FF5">
          <w:rPr>
            <w:rFonts w:ascii="Times New Roman" w:hAnsi="Times New Roman"/>
            <w:i/>
            <w:iCs/>
          </w:rPr>
          <w:delText>Formula</w:delText>
        </w:r>
      </w:del>
      <w:r w:rsidR="00DF60C2">
        <w:rPr>
          <w:rFonts w:ascii="Times New Roman" w:hAnsi="Times New Roman"/>
          <w:i/>
          <w:iCs/>
        </w:rPr>
        <w:t xml:space="preserve"> 3.5</w:t>
      </w:r>
      <w:ins w:id="292" w:author="Daniela" w:date="2026-06-16T21:42:00Z" w16du:dateUtc="2026-06-16T18:42:00Z">
        <w:r w:rsidR="00197FF5">
          <w:rPr>
            <w:rFonts w:ascii="Times New Roman" w:hAnsi="Times New Roman"/>
            <w:i/>
            <w:iCs/>
          </w:rPr>
          <w:t>)</w:t>
        </w:r>
      </w:ins>
    </w:p>
    <w:p w14:paraId="1C494C13" w14:textId="43DEB2FE" w:rsidR="003565A8" w:rsidRPr="003565A8" w:rsidRDefault="003565A8" w:rsidP="005C139D">
      <w:pPr>
        <w:jc w:val="both"/>
        <w:rPr>
          <w:rFonts w:ascii="Times New Roman" w:hAnsi="Times New Roman"/>
        </w:rPr>
      </w:pPr>
      <w:r w:rsidRPr="003565A8">
        <w:rPr>
          <w:rFonts w:ascii="Times New Roman" w:hAnsi="Times New Roman"/>
        </w:rPr>
        <w:t>Variabila cu cel mai ridicat p-value este Servere_securizate (0.596), urmat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de PIBpc_log (0.498) 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 xml:space="preserve">i Timp_rezolvare (0.452). Am eliminat progresiv variabilele nesemnificative.Am eliminat mai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nt</w:t>
      </w:r>
      <w:r w:rsidR="007C11FA">
        <w:rPr>
          <w:rFonts w:ascii="Times New Roman" w:hAnsi="Times New Roman"/>
        </w:rPr>
        <w:t>â</w:t>
      </w:r>
      <w:r w:rsidRPr="003565A8">
        <w:rPr>
          <w:rFonts w:ascii="Times New Roman" w:hAnsi="Times New Roman"/>
        </w:rPr>
        <w:t>i Servere_securizate, dar variabila PIBpc_log a r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>mas nesemnificativ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(p = 0.637). </w:t>
      </w:r>
      <w:r w:rsidRPr="003565A8">
        <w:rPr>
          <w:rFonts w:ascii="Times New Roman" w:hAnsi="Times New Roman"/>
        </w:rPr>
        <w:lastRenderedPageBreak/>
        <w:t>Elimin</w:t>
      </w:r>
      <w:r w:rsidR="007C11FA">
        <w:rPr>
          <w:rFonts w:ascii="Times New Roman" w:hAnsi="Times New Roman"/>
        </w:rPr>
        <w:t>â</w:t>
      </w:r>
      <w:r w:rsidRPr="003565A8">
        <w:rPr>
          <w:rFonts w:ascii="Times New Roman" w:hAnsi="Times New Roman"/>
        </w:rPr>
        <w:t xml:space="preserve">nd 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>i Timp_rezolvare, am ob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 xml:space="preserve">inut un nou model ,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 xml:space="preserve">n care PIBpc_log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o probabilitate de 0.656, superioar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pragului de 5%. Proced</w:t>
      </w:r>
      <w:r w:rsidR="007C11FA">
        <w:rPr>
          <w:rFonts w:ascii="Times New Roman" w:hAnsi="Times New Roman"/>
        </w:rPr>
        <w:t>â</w:t>
      </w:r>
      <w:r w:rsidRPr="003565A8">
        <w:rPr>
          <w:rFonts w:ascii="Times New Roman" w:hAnsi="Times New Roman"/>
        </w:rPr>
        <w:t xml:space="preserve">nd la eliminarea 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>i a acesteia, s-a ob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 xml:space="preserve">inut modelul valid prezentat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 tabelul de mai jos.</w:t>
      </w:r>
    </w:p>
    <w:p w14:paraId="42F83F4E" w14:textId="77777777" w:rsidR="003565A8" w:rsidRPr="003565A8" w:rsidRDefault="003565A8" w:rsidP="003565A8">
      <w:pPr>
        <w:rPr>
          <w:rFonts w:ascii="Times New Roman" w:hAnsi="Times New Roman"/>
          <w:i/>
          <w:iCs/>
        </w:rPr>
      </w:pPr>
    </w:p>
    <w:p w14:paraId="48A17B56" w14:textId="77777777" w:rsidR="003565A8" w:rsidRPr="003565A8" w:rsidRDefault="003565A8" w:rsidP="003565A8">
      <w:pPr>
        <w:rPr>
          <w:rFonts w:ascii="Times New Roman" w:hAnsi="Times New Roman"/>
          <w:i/>
          <w:iCs/>
        </w:rPr>
      </w:pPr>
    </w:p>
    <w:p w14:paraId="76057093" w14:textId="77777777" w:rsidR="003565A8" w:rsidRPr="003565A8" w:rsidRDefault="003565A8" w:rsidP="003565A8">
      <w:pPr>
        <w:rPr>
          <w:rFonts w:ascii="Times New Roman" w:hAnsi="Times New Roman"/>
          <w:i/>
          <w:iCs/>
        </w:rPr>
      </w:pPr>
      <w:r w:rsidRPr="003565A8">
        <w:rPr>
          <w:rFonts w:ascii="Times New Roman" w:hAnsi="Times New Roman"/>
          <w:i/>
          <w:iCs/>
        </w:rPr>
        <w:drawing>
          <wp:anchor distT="0" distB="0" distL="114300" distR="114300" simplePos="0" relativeHeight="251669504" behindDoc="0" locked="0" layoutInCell="1" allowOverlap="1" wp14:anchorId="4A0FE557" wp14:editId="5EDE1DCF">
            <wp:simplePos x="0" y="0"/>
            <wp:positionH relativeFrom="margin">
              <wp:align>center</wp:align>
            </wp:positionH>
            <wp:positionV relativeFrom="paragraph">
              <wp:posOffset>-609600</wp:posOffset>
            </wp:positionV>
            <wp:extent cx="3333750" cy="2533015"/>
            <wp:effectExtent l="0" t="0" r="0" b="635"/>
            <wp:wrapNone/>
            <wp:docPr id="120757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7793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CAB8A" w14:textId="77777777" w:rsidR="003565A8" w:rsidRPr="003565A8" w:rsidRDefault="003565A8" w:rsidP="003565A8">
      <w:pPr>
        <w:rPr>
          <w:rFonts w:ascii="Times New Roman" w:hAnsi="Times New Roman"/>
          <w:i/>
          <w:iCs/>
        </w:rPr>
      </w:pPr>
    </w:p>
    <w:p w14:paraId="660DBBF3" w14:textId="77777777" w:rsidR="003565A8" w:rsidRPr="003565A8" w:rsidRDefault="003565A8" w:rsidP="003565A8">
      <w:pPr>
        <w:rPr>
          <w:rFonts w:ascii="Times New Roman" w:hAnsi="Times New Roman"/>
          <w:i/>
          <w:iCs/>
        </w:rPr>
      </w:pPr>
    </w:p>
    <w:p w14:paraId="37F04BEB" w14:textId="77777777" w:rsidR="003565A8" w:rsidRPr="003565A8" w:rsidRDefault="003565A8" w:rsidP="003565A8">
      <w:pPr>
        <w:rPr>
          <w:rFonts w:ascii="Times New Roman" w:hAnsi="Times New Roman"/>
          <w:i/>
          <w:iCs/>
        </w:rPr>
      </w:pPr>
    </w:p>
    <w:p w14:paraId="189D4CC4" w14:textId="77777777" w:rsidR="003565A8" w:rsidRPr="003565A8" w:rsidRDefault="003565A8" w:rsidP="003565A8">
      <w:pPr>
        <w:rPr>
          <w:rFonts w:ascii="Times New Roman" w:hAnsi="Times New Roman"/>
          <w:i/>
          <w:iCs/>
        </w:rPr>
      </w:pPr>
    </w:p>
    <w:p w14:paraId="1DD64F63" w14:textId="77777777" w:rsidR="003565A8" w:rsidRDefault="003565A8" w:rsidP="003565A8">
      <w:pPr>
        <w:rPr>
          <w:rFonts w:ascii="Times New Roman" w:hAnsi="Times New Roman"/>
          <w:i/>
          <w:iCs/>
        </w:rPr>
      </w:pPr>
    </w:p>
    <w:p w14:paraId="6596BF3C" w14:textId="1AABD0D1" w:rsidR="003565A8" w:rsidRPr="003565A8" w:rsidRDefault="003565A8" w:rsidP="003565A8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</w:rPr>
      </w:pPr>
      <w:r w:rsidRPr="003565A8">
        <w:rPr>
          <w:rFonts w:ascii="Times New Roman" w:hAnsi="Times New Roman"/>
          <w:i/>
          <w:iCs/>
          <w:sz w:val="20"/>
          <w:szCs w:val="20"/>
        </w:rPr>
        <w:t xml:space="preserve">Figura 3. </w:t>
      </w:r>
      <w:r w:rsidR="00BB33D4">
        <w:rPr>
          <w:rFonts w:ascii="Times New Roman" w:hAnsi="Times New Roman"/>
          <w:i/>
          <w:iCs/>
          <w:sz w:val="20"/>
          <w:szCs w:val="20"/>
        </w:rPr>
        <w:t xml:space="preserve">12 </w:t>
      </w:r>
      <w:r w:rsidRPr="003565A8">
        <w:rPr>
          <w:rFonts w:ascii="Times New Roman" w:hAnsi="Times New Roman"/>
          <w:i/>
          <w:iCs/>
          <w:sz w:val="20"/>
          <w:szCs w:val="20"/>
        </w:rPr>
        <w:t>Modelul cu efecte fixe dup</w:t>
      </w:r>
      <w:r w:rsidR="007C11FA">
        <w:rPr>
          <w:rFonts w:ascii="Times New Roman" w:hAnsi="Times New Roman"/>
          <w:i/>
          <w:iCs/>
          <w:sz w:val="20"/>
          <w:szCs w:val="20"/>
        </w:rPr>
        <w:t>ă</w:t>
      </w:r>
      <w:r w:rsidRPr="003565A8">
        <w:rPr>
          <w:rFonts w:ascii="Times New Roman" w:hAnsi="Times New Roman"/>
          <w:i/>
          <w:iCs/>
          <w:sz w:val="20"/>
          <w:szCs w:val="20"/>
        </w:rPr>
        <w:t xml:space="preserve"> eliminarea variabilelor nesemnificative</w:t>
      </w:r>
    </w:p>
    <w:p w14:paraId="52421AEB" w14:textId="77C08FD0" w:rsidR="003565A8" w:rsidRPr="003565A8" w:rsidRDefault="003565A8" w:rsidP="003565A8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</w:rPr>
      </w:pPr>
      <w:r w:rsidRPr="003565A8">
        <w:rPr>
          <w:rFonts w:ascii="Times New Roman" w:hAnsi="Times New Roman"/>
          <w:i/>
          <w:iCs/>
          <w:sz w:val="20"/>
          <w:szCs w:val="20"/>
        </w:rPr>
        <w:t>Sursa</w:t>
      </w: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3565A8">
        <w:rPr>
          <w:rFonts w:ascii="Times New Roman" w:hAnsi="Times New Roman"/>
          <w:i/>
          <w:iCs/>
          <w:sz w:val="20"/>
          <w:szCs w:val="20"/>
        </w:rPr>
        <w:t>n R Studio</w:t>
      </w:r>
    </w:p>
    <w:p w14:paraId="63335E4D" w14:textId="09EF4C79" w:rsidR="003565A8" w:rsidRPr="003565A8" w:rsidRDefault="003565A8" w:rsidP="005C139D">
      <w:pPr>
        <w:jc w:val="both"/>
        <w:rPr>
          <w:rFonts w:ascii="Times New Roman" w:hAnsi="Times New Roman"/>
        </w:rPr>
      </w:pPr>
      <w:r w:rsidRPr="003565A8">
        <w:rPr>
          <w:rFonts w:ascii="Times New Roman" w:hAnsi="Times New Roman"/>
        </w:rPr>
        <w:t>Modelul final este valid, variabila Incidente (log) fiind semnificativ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statistic la un nivel de eroare de 0%. Coeficientul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valoarea de 1.015, fiind identic cu cel ob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 xml:space="preserve">inut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 modelul OLS Grupat (1.010). Aceast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stabilitate a coeficientului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ntre cele dou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specifica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>ii indic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faptul c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rela</w:t>
      </w:r>
      <w:r w:rsidR="007C11FA">
        <w:rPr>
          <w:rFonts w:ascii="Times New Roman" w:hAnsi="Times New Roman"/>
        </w:rPr>
        <w:t>ț</w:t>
      </w:r>
      <w:r w:rsidRPr="003565A8">
        <w:rPr>
          <w:rFonts w:ascii="Times New Roman" w:hAnsi="Times New Roman"/>
        </w:rPr>
        <w:t xml:space="preserve">ia dintre intensitatea atacurilor cibernetice </w:t>
      </w:r>
      <w:r w:rsidR="007C11FA">
        <w:rPr>
          <w:rFonts w:ascii="Times New Roman" w:hAnsi="Times New Roman"/>
        </w:rPr>
        <w:t>ș</w:t>
      </w:r>
      <w:r w:rsidRPr="003565A8">
        <w:rPr>
          <w:rFonts w:ascii="Times New Roman" w:hAnsi="Times New Roman"/>
        </w:rPr>
        <w:t>i pierderile financiare nu este distorsionat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de caracteristicile neobservabile ale </w:t>
      </w:r>
      <w:r w:rsidR="007C11FA">
        <w:rPr>
          <w:rFonts w:ascii="Times New Roman" w:hAnsi="Times New Roman"/>
        </w:rPr>
        <w:t>ță</w:t>
      </w:r>
      <w:r w:rsidRPr="003565A8">
        <w:rPr>
          <w:rFonts w:ascii="Times New Roman" w:hAnsi="Times New Roman"/>
        </w:rPr>
        <w:t xml:space="preserve">rilor. R-squared  </w:t>
      </w:r>
      <w:r w:rsidR="007C11FA">
        <w:rPr>
          <w:rFonts w:ascii="Times New Roman" w:hAnsi="Times New Roman"/>
        </w:rPr>
        <w:t>î</w:t>
      </w:r>
      <w:r w:rsidRPr="003565A8"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valoarea de 0.723, iar statistica F de 114.905 este semnificativ</w:t>
      </w:r>
      <w:r w:rsidR="007C11FA">
        <w:rPr>
          <w:rFonts w:ascii="Times New Roman" w:hAnsi="Times New Roman"/>
        </w:rPr>
        <w:t>ă</w:t>
      </w:r>
      <w:r w:rsidRPr="003565A8">
        <w:rPr>
          <w:rFonts w:ascii="Times New Roman" w:hAnsi="Times New Roman"/>
        </w:rPr>
        <w:t xml:space="preserve"> (p &lt; 0.001).</w:t>
      </w:r>
    </w:p>
    <w:p w14:paraId="44B59354" w14:textId="1508AD83" w:rsidR="003565A8" w:rsidRPr="003565A8" w:rsidRDefault="003565A8" w:rsidP="003565A8">
      <w:pPr>
        <w:rPr>
          <w:rFonts w:ascii="Times New Roman" w:hAnsi="Times New Roman"/>
        </w:rPr>
      </w:pPr>
    </w:p>
    <w:p w14:paraId="04E1D1D0" w14:textId="08F532B7" w:rsidR="003565A8" w:rsidRPr="002169AB" w:rsidRDefault="00197FF5" w:rsidP="003565A8">
      <w:pPr>
        <w:rPr>
          <w:rFonts w:ascii="Times New Roman" w:hAnsi="Times New Roman"/>
          <w:lang w:val="it-IT"/>
        </w:rPr>
      </w:pPr>
      <w:r w:rsidRPr="003565A8">
        <w:rPr>
          <w:rFonts w:ascii="Times New Roman" w:hAnsi="Times New Roman"/>
        </w:rPr>
        <w:drawing>
          <wp:anchor distT="0" distB="0" distL="114300" distR="114300" simplePos="0" relativeHeight="251670528" behindDoc="0" locked="0" layoutInCell="1" allowOverlap="1" wp14:anchorId="0A2A7AEC" wp14:editId="348C75A8">
            <wp:simplePos x="0" y="0"/>
            <wp:positionH relativeFrom="margin">
              <wp:posOffset>1169670</wp:posOffset>
            </wp:positionH>
            <wp:positionV relativeFrom="paragraph">
              <wp:posOffset>-488950</wp:posOffset>
            </wp:positionV>
            <wp:extent cx="4152900" cy="1004606"/>
            <wp:effectExtent l="0" t="0" r="0" b="5080"/>
            <wp:wrapNone/>
            <wp:docPr id="97973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3716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004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AD94C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40B071CC" w14:textId="2BA0670D" w:rsidR="00093E53" w:rsidRPr="002169AB" w:rsidRDefault="00093E53" w:rsidP="00093E53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  <w:lang w:val="it-IT"/>
        </w:rPr>
      </w:pP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>Figura 3.3.5 Testul F</w:t>
      </w:r>
    </w:p>
    <w:p w14:paraId="24E3A239" w14:textId="7FD4AE7F" w:rsidR="00093E53" w:rsidRPr="00093E53" w:rsidRDefault="00093E53" w:rsidP="00093E53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</w:rPr>
      </w:pP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Sursa: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093E53">
        <w:rPr>
          <w:rFonts w:ascii="Times New Roman" w:hAnsi="Times New Roman"/>
          <w:i/>
          <w:iCs/>
          <w:sz w:val="20"/>
          <w:szCs w:val="20"/>
        </w:rPr>
        <w:t>n R Studio</w:t>
      </w:r>
    </w:p>
    <w:p w14:paraId="30BC7BD6" w14:textId="306E431A" w:rsidR="003565A8" w:rsidRPr="002169AB" w:rsidRDefault="003565A8" w:rsidP="005C139D">
      <w:pPr>
        <w:jc w:val="both"/>
        <w:rPr>
          <w:rFonts w:ascii="Times New Roman" w:hAnsi="Times New Roman"/>
          <w:lang w:val="it-IT"/>
        </w:rPr>
      </w:pPr>
      <w:r w:rsidRPr="002169AB">
        <w:rPr>
          <w:rFonts w:ascii="Times New Roman" w:hAnsi="Times New Roman"/>
          <w:lang w:val="it-IT"/>
        </w:rPr>
        <w:t>Testul F pentru semnifica</w:t>
      </w:r>
      <w:r w:rsidR="007C11FA" w:rsidRPr="002169AB">
        <w:rPr>
          <w:rFonts w:ascii="Times New Roman" w:hAnsi="Times New Roman"/>
          <w:lang w:val="it-IT"/>
        </w:rPr>
        <w:t>ț</w:t>
      </w:r>
      <w:r w:rsidRPr="002169AB">
        <w:rPr>
          <w:rFonts w:ascii="Times New Roman" w:hAnsi="Times New Roman"/>
          <w:lang w:val="it-IT"/>
        </w:rPr>
        <w:t>ia efectelor fixe individuale fa</w:t>
      </w:r>
      <w:r w:rsidR="007C11FA" w:rsidRPr="002169AB">
        <w:rPr>
          <w:rFonts w:ascii="Times New Roman" w:hAnsi="Times New Roman"/>
          <w:lang w:val="it-IT"/>
        </w:rPr>
        <w:t>ță</w:t>
      </w:r>
      <w:r w:rsidRPr="002169AB">
        <w:rPr>
          <w:rFonts w:ascii="Times New Roman" w:hAnsi="Times New Roman"/>
          <w:lang w:val="it-IT"/>
        </w:rPr>
        <w:t xml:space="preserve"> de modelul OLS Grupat </w:t>
      </w:r>
      <w:r w:rsidR="007C11FA" w:rsidRPr="002169AB">
        <w:rPr>
          <w:rFonts w:ascii="Times New Roman" w:hAnsi="Times New Roman"/>
          <w:lang w:val="it-IT"/>
        </w:rPr>
        <w:t>î</w:t>
      </w:r>
      <w:r w:rsidRPr="002169AB">
        <w:rPr>
          <w:rFonts w:ascii="Times New Roman" w:hAnsi="Times New Roman"/>
          <w:lang w:val="it-IT"/>
        </w:rPr>
        <w:t>nregistreaz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valoarea F = 0.697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probabilitatea asociat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de 0.710, superioar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pragului de 5%. </w:t>
      </w:r>
      <w:r w:rsidRPr="002169AB">
        <w:rPr>
          <w:rFonts w:ascii="Times New Roman" w:hAnsi="Times New Roman"/>
          <w:lang w:val="it-IT"/>
        </w:rPr>
        <w:lastRenderedPageBreak/>
        <w:t>Prin urmare, ipoteza nul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nu este respins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, efectele fixe individuale ale </w:t>
      </w:r>
      <w:r w:rsidR="007C11FA" w:rsidRPr="002169AB">
        <w:rPr>
          <w:rFonts w:ascii="Times New Roman" w:hAnsi="Times New Roman"/>
          <w:lang w:val="it-IT"/>
        </w:rPr>
        <w:t>ță</w:t>
      </w:r>
      <w:r w:rsidRPr="002169AB">
        <w:rPr>
          <w:rFonts w:ascii="Times New Roman" w:hAnsi="Times New Roman"/>
          <w:lang w:val="it-IT"/>
        </w:rPr>
        <w:t>rilor nu sunt semnificative statistic, iar modelul OLS Grupat se dovede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te suficient fa</w:t>
      </w:r>
      <w:r w:rsidR="007C11FA" w:rsidRPr="002169AB">
        <w:rPr>
          <w:rFonts w:ascii="Times New Roman" w:hAnsi="Times New Roman"/>
          <w:lang w:val="it-IT"/>
        </w:rPr>
        <w:t>ță</w:t>
      </w:r>
      <w:r w:rsidRPr="002169AB">
        <w:rPr>
          <w:rFonts w:ascii="Times New Roman" w:hAnsi="Times New Roman"/>
          <w:lang w:val="it-IT"/>
        </w:rPr>
        <w:t xml:space="preserve"> de modelul </w:t>
      </w:r>
      <w:ins w:id="293" w:author="Daniela" w:date="2026-06-16T21:43:00Z" w16du:dateUtc="2026-06-16T18:43:00Z">
        <w:r w:rsidR="00197FF5">
          <w:rPr>
            <w:rFonts w:ascii="Times New Roman" w:hAnsi="Times New Roman"/>
            <w:lang w:val="it-IT"/>
          </w:rPr>
          <w:t>cu efecte fixe</w:t>
        </w:r>
      </w:ins>
      <w:del w:id="294" w:author="Daniela" w:date="2026-06-16T21:43:00Z" w16du:dateUtc="2026-06-16T18:43:00Z">
        <w:r w:rsidRPr="002169AB" w:rsidDel="00197FF5">
          <w:rPr>
            <w:rFonts w:ascii="Times New Roman" w:hAnsi="Times New Roman"/>
            <w:lang w:val="it-IT"/>
          </w:rPr>
          <w:delText>Fixed Effects</w:delText>
        </w:r>
      </w:del>
      <w:r w:rsidRPr="002169AB">
        <w:rPr>
          <w:rFonts w:ascii="Times New Roman" w:hAnsi="Times New Roman"/>
          <w:lang w:val="it-IT"/>
        </w:rPr>
        <w:t xml:space="preserve">. </w:t>
      </w:r>
    </w:p>
    <w:p w14:paraId="49E790EA" w14:textId="6C7A638E" w:rsidR="003565A8" w:rsidRPr="002169AB" w:rsidRDefault="003565A8" w:rsidP="005C139D">
      <w:pPr>
        <w:ind w:left="720" w:firstLine="0"/>
        <w:jc w:val="both"/>
        <w:rPr>
          <w:rFonts w:ascii="Times New Roman" w:hAnsi="Times New Roman"/>
          <w:lang w:val="it-IT"/>
        </w:rPr>
      </w:pPr>
      <w:r w:rsidRPr="002169AB">
        <w:rPr>
          <w:rFonts w:ascii="Times New Roman" w:hAnsi="Times New Roman"/>
          <w:lang w:val="it-IT"/>
        </w:rPr>
        <w:t>3.Modelul cu efecte aleatoare</w:t>
      </w:r>
    </w:p>
    <w:p w14:paraId="53AF487C" w14:textId="2576762C" w:rsidR="003565A8" w:rsidRDefault="007C11FA" w:rsidP="005C139D">
      <w:pPr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Î</w:t>
      </w:r>
      <w:r w:rsidR="003565A8">
        <w:rPr>
          <w:rFonts w:ascii="Times New Roman" w:hAnsi="Times New Roman"/>
          <w:color w:val="000000"/>
        </w:rPr>
        <w:t>n acest model, variabila dependent</w:t>
      </w:r>
      <w:r>
        <w:rPr>
          <w:rFonts w:ascii="Times New Roman" w:hAnsi="Times New Roman"/>
          <w:color w:val="000000"/>
        </w:rPr>
        <w:t>ă</w:t>
      </w:r>
      <w:r w:rsidR="003565A8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ș</w:t>
      </w:r>
      <w:r w:rsidR="003565A8">
        <w:rPr>
          <w:rFonts w:ascii="Times New Roman" w:hAnsi="Times New Roman"/>
          <w:color w:val="000000"/>
        </w:rPr>
        <w:t>i variabilele independente r</w:t>
      </w:r>
      <w:r>
        <w:rPr>
          <w:rFonts w:ascii="Times New Roman" w:hAnsi="Times New Roman"/>
          <w:color w:val="000000"/>
        </w:rPr>
        <w:t>ă</w:t>
      </w:r>
      <w:r w:rsidR="003565A8">
        <w:rPr>
          <w:rFonts w:ascii="Times New Roman" w:hAnsi="Times New Roman"/>
          <w:color w:val="000000"/>
        </w:rPr>
        <w:t>m</w:t>
      </w:r>
      <w:r>
        <w:rPr>
          <w:rFonts w:ascii="Times New Roman" w:hAnsi="Times New Roman"/>
          <w:color w:val="000000"/>
        </w:rPr>
        <w:t>â</w:t>
      </w:r>
      <w:r w:rsidR="003565A8">
        <w:rPr>
          <w:rFonts w:ascii="Times New Roman" w:hAnsi="Times New Roman"/>
          <w:color w:val="000000"/>
        </w:rPr>
        <w:t>n acelea</w:t>
      </w:r>
      <w:r>
        <w:rPr>
          <w:rFonts w:ascii="Times New Roman" w:hAnsi="Times New Roman"/>
          <w:color w:val="000000"/>
        </w:rPr>
        <w:t>ș</w:t>
      </w:r>
      <w:r w:rsidR="003565A8">
        <w:rPr>
          <w:rFonts w:ascii="Times New Roman" w:hAnsi="Times New Roman"/>
          <w:color w:val="000000"/>
        </w:rPr>
        <w:t>i.</w:t>
      </w:r>
    </w:p>
    <w:p w14:paraId="067C90F8" w14:textId="10319612" w:rsidR="003565A8" w:rsidRDefault="003565A8" w:rsidP="003565A8">
      <w:pPr>
        <w:rPr>
          <w:rFonts w:ascii="Times New Roman" w:hAnsi="Times New Roman"/>
          <w:i/>
          <w:iCs/>
        </w:rPr>
      </w:pPr>
      <w:r w:rsidRPr="00CA1AF4">
        <w:rPr>
          <w:rFonts w:ascii="Times New Roman" w:hAnsi="Times New Roman"/>
          <w:i/>
          <w:iCs/>
        </w:rPr>
        <w:t>Pierderi(log) = C(1) + C(2)*Incidente(log) + C(3)*Timp_rezolvare + C(4)*PIBpc(log) + C(5)*Servere_securizate + [CX=R]</w:t>
      </w:r>
      <w:r w:rsidR="00DF60C2">
        <w:rPr>
          <w:rFonts w:ascii="Times New Roman" w:hAnsi="Times New Roman"/>
          <w:i/>
          <w:iCs/>
        </w:rPr>
        <w:t xml:space="preserve">                                                            </w:t>
      </w:r>
      <w:ins w:id="295" w:author="Daniela" w:date="2026-06-16T21:43:00Z" w16du:dateUtc="2026-06-16T18:43:00Z">
        <w:r w:rsidR="00197FF5">
          <w:rPr>
            <w:rFonts w:ascii="Times New Roman" w:hAnsi="Times New Roman"/>
            <w:i/>
            <w:iCs/>
          </w:rPr>
          <w:t>(</w:t>
        </w:r>
      </w:ins>
      <w:del w:id="296" w:author="Daniela" w:date="2026-06-16T21:43:00Z" w16du:dateUtc="2026-06-16T18:43:00Z">
        <w:r w:rsidR="00DF60C2" w:rsidDel="00197FF5">
          <w:rPr>
            <w:rFonts w:ascii="Times New Roman" w:hAnsi="Times New Roman"/>
            <w:i/>
            <w:iCs/>
          </w:rPr>
          <w:delText>Formula</w:delText>
        </w:r>
      </w:del>
      <w:r w:rsidR="00DF60C2">
        <w:rPr>
          <w:rFonts w:ascii="Times New Roman" w:hAnsi="Times New Roman"/>
          <w:i/>
          <w:iCs/>
        </w:rPr>
        <w:t xml:space="preserve"> 3.6</w:t>
      </w:r>
      <w:ins w:id="297" w:author="Daniela" w:date="2026-06-16T21:43:00Z" w16du:dateUtc="2026-06-16T18:43:00Z">
        <w:r w:rsidR="00197FF5">
          <w:rPr>
            <w:rFonts w:ascii="Times New Roman" w:hAnsi="Times New Roman"/>
            <w:i/>
            <w:iCs/>
          </w:rPr>
          <w:t>)</w:t>
        </w:r>
      </w:ins>
    </w:p>
    <w:p w14:paraId="73D23E5A" w14:textId="7B53258C" w:rsidR="003565A8" w:rsidRPr="002169AB" w:rsidRDefault="005C139D" w:rsidP="003565A8">
      <w:pPr>
        <w:rPr>
          <w:rFonts w:ascii="Times New Roman" w:hAnsi="Times New Roman"/>
          <w:i/>
          <w:iCs/>
          <w:lang w:val="it-IT"/>
        </w:rPr>
      </w:pPr>
      <w:r w:rsidRPr="00CA1AF4">
        <w:rPr>
          <w:rFonts w:ascii="Times New Roman" w:hAnsi="Times New Roman"/>
          <w:i/>
          <w:iCs/>
          <w:lang w:val="en-US"/>
        </w:rPr>
        <w:drawing>
          <wp:anchor distT="0" distB="0" distL="114300" distR="114300" simplePos="0" relativeHeight="251671552" behindDoc="0" locked="0" layoutInCell="1" allowOverlap="1" wp14:anchorId="7EB5DB2B" wp14:editId="7F024005">
            <wp:simplePos x="0" y="0"/>
            <wp:positionH relativeFrom="margin">
              <wp:posOffset>1404892</wp:posOffset>
            </wp:positionH>
            <wp:positionV relativeFrom="margin">
              <wp:posOffset>1997710</wp:posOffset>
            </wp:positionV>
            <wp:extent cx="3563204" cy="3436218"/>
            <wp:effectExtent l="0" t="0" r="0" b="0"/>
            <wp:wrapNone/>
            <wp:docPr id="208678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8590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204" cy="3436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EEEBD" w14:textId="275ECFB5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4909C62A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17041C9E" w14:textId="1818D189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13CA8755" w14:textId="3021B51D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5BB6889E" w14:textId="4500C80C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04A3ECD8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1FC1CCF9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68E13044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2205894E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49713EB1" w14:textId="3DA88250" w:rsidR="003565A8" w:rsidRPr="002169AB" w:rsidRDefault="00093E53" w:rsidP="00093E53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  <w:lang w:val="it-IT"/>
        </w:rPr>
      </w:pP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>Figura 3.</w:t>
      </w:r>
      <w:r w:rsidR="00BB33D4"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 13</w:t>
      </w: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 Modelul cu efecte aleatoare</w:t>
      </w:r>
    </w:p>
    <w:p w14:paraId="79B50C0B" w14:textId="6682FE84" w:rsidR="00093E53" w:rsidRPr="00093E53" w:rsidRDefault="00093E53" w:rsidP="00093E53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</w:rPr>
      </w:pP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Sursa: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093E53">
        <w:rPr>
          <w:rFonts w:ascii="Times New Roman" w:hAnsi="Times New Roman"/>
          <w:i/>
          <w:iCs/>
          <w:sz w:val="20"/>
          <w:szCs w:val="20"/>
        </w:rPr>
        <w:t>n R studio</w:t>
      </w:r>
    </w:p>
    <w:p w14:paraId="187EDF79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564FF042" w14:textId="4B113B45" w:rsidR="003565A8" w:rsidRPr="002169AB" w:rsidRDefault="003565A8" w:rsidP="003565A8">
      <w:pPr>
        <w:rPr>
          <w:rFonts w:ascii="Times New Roman" w:hAnsi="Times New Roman"/>
          <w:i/>
          <w:iCs/>
          <w:lang w:val="it-IT"/>
        </w:rPr>
      </w:pPr>
      <w:r w:rsidRPr="002169AB">
        <w:rPr>
          <w:rFonts w:ascii="Times New Roman" w:hAnsi="Times New Roman"/>
          <w:i/>
          <w:iCs/>
          <w:lang w:val="it-IT"/>
        </w:rPr>
        <w:t>Pierderi(log) = 3.364 + 1.019*Incidente(log) + 0.0026*Timp_rezolvare + 0.037*PIBpc(log) + 0.0000001*Servere_securizate + [CX=R]</w:t>
      </w:r>
      <w:r w:rsidRPr="002169AB">
        <w:rPr>
          <w:rFonts w:ascii="Times New Roman" w:hAnsi="Times New Roman"/>
          <w:lang w:val="it-IT"/>
        </w:rPr>
        <w:t xml:space="preserve"> </w:t>
      </w:r>
      <w:r w:rsidR="00DF60C2" w:rsidRPr="002169AB">
        <w:rPr>
          <w:rFonts w:ascii="Times New Roman" w:hAnsi="Times New Roman"/>
          <w:lang w:val="it-IT"/>
        </w:rPr>
        <w:t xml:space="preserve">                            </w:t>
      </w:r>
      <w:ins w:id="298" w:author="Daniela" w:date="2026-06-16T21:43:00Z" w16du:dateUtc="2026-06-16T18:43:00Z">
        <w:r w:rsidR="00197FF5">
          <w:rPr>
            <w:rFonts w:ascii="Times New Roman" w:hAnsi="Times New Roman"/>
            <w:i/>
            <w:iCs/>
            <w:lang w:val="it-IT"/>
          </w:rPr>
          <w:t>(</w:t>
        </w:r>
      </w:ins>
      <w:del w:id="299" w:author="Daniela" w:date="2026-06-16T21:43:00Z" w16du:dateUtc="2026-06-16T18:43:00Z">
        <w:r w:rsidR="00DF60C2" w:rsidRPr="002169AB" w:rsidDel="00197FF5">
          <w:rPr>
            <w:rFonts w:ascii="Times New Roman" w:hAnsi="Times New Roman"/>
            <w:i/>
            <w:iCs/>
            <w:lang w:val="it-IT"/>
          </w:rPr>
          <w:delText>Formula</w:delText>
        </w:r>
      </w:del>
      <w:r w:rsidR="00DF60C2" w:rsidRPr="002169AB">
        <w:rPr>
          <w:rFonts w:ascii="Times New Roman" w:hAnsi="Times New Roman"/>
          <w:i/>
          <w:iCs/>
          <w:lang w:val="it-IT"/>
        </w:rPr>
        <w:t xml:space="preserve"> 3.7</w:t>
      </w:r>
      <w:ins w:id="300" w:author="Daniela" w:date="2026-06-16T21:43:00Z" w16du:dateUtc="2026-06-16T18:43:00Z">
        <w:r w:rsidR="00197FF5">
          <w:rPr>
            <w:rFonts w:ascii="Times New Roman" w:hAnsi="Times New Roman"/>
            <w:i/>
            <w:iCs/>
            <w:lang w:val="it-IT"/>
          </w:rPr>
          <w:t>)</w:t>
        </w:r>
      </w:ins>
    </w:p>
    <w:p w14:paraId="53C102DF" w14:textId="0764ABC7" w:rsidR="003565A8" w:rsidRPr="002169AB" w:rsidRDefault="007C11FA" w:rsidP="005C139D">
      <w:pPr>
        <w:jc w:val="both"/>
        <w:rPr>
          <w:rFonts w:ascii="Times New Roman" w:hAnsi="Times New Roman"/>
          <w:lang w:val="it-IT"/>
        </w:rPr>
      </w:pPr>
      <w:r w:rsidRPr="002169AB">
        <w:rPr>
          <w:rFonts w:ascii="Times New Roman" w:hAnsi="Times New Roman"/>
          <w:lang w:val="it-IT"/>
        </w:rPr>
        <w:t>Î</w:t>
      </w:r>
      <w:r w:rsidR="003565A8" w:rsidRPr="002169AB">
        <w:rPr>
          <w:rFonts w:ascii="Times New Roman" w:hAnsi="Times New Roman"/>
          <w:lang w:val="it-IT"/>
        </w:rPr>
        <w:t>n estimarea ini</w:t>
      </w:r>
      <w:r w:rsidRPr="002169AB">
        <w:rPr>
          <w:rFonts w:ascii="Times New Roman" w:hAnsi="Times New Roman"/>
          <w:lang w:val="it-IT"/>
        </w:rPr>
        <w:t>ț</w:t>
      </w:r>
      <w:r w:rsidR="003565A8" w:rsidRPr="002169AB">
        <w:rPr>
          <w:rFonts w:ascii="Times New Roman" w:hAnsi="Times New Roman"/>
          <w:lang w:val="it-IT"/>
        </w:rPr>
        <w:t>ial</w:t>
      </w:r>
      <w:r w:rsidRPr="002169AB">
        <w:rPr>
          <w:rFonts w:ascii="Times New Roman" w:hAnsi="Times New Roman"/>
          <w:lang w:val="it-IT"/>
        </w:rPr>
        <w:t>ă</w:t>
      </w:r>
      <w:r w:rsidR="003565A8" w:rsidRPr="002169AB">
        <w:rPr>
          <w:rFonts w:ascii="Times New Roman" w:hAnsi="Times New Roman"/>
          <w:lang w:val="it-IT"/>
        </w:rPr>
        <w:t xml:space="preserve">, variabilele Servere_securizate (p = 0.738), Timp_rezolvare (p = 0.412) </w:t>
      </w:r>
      <w:r w:rsidRPr="002169AB">
        <w:rPr>
          <w:rFonts w:ascii="Times New Roman" w:hAnsi="Times New Roman"/>
          <w:lang w:val="it-IT"/>
        </w:rPr>
        <w:t>ș</w:t>
      </w:r>
      <w:r w:rsidR="003565A8" w:rsidRPr="002169AB">
        <w:rPr>
          <w:rFonts w:ascii="Times New Roman" w:hAnsi="Times New Roman"/>
          <w:lang w:val="it-IT"/>
        </w:rPr>
        <w:t>i PIBpc_log (p = 0.065) nu ating pragul de semnifica</w:t>
      </w:r>
      <w:r w:rsidRPr="002169AB">
        <w:rPr>
          <w:rFonts w:ascii="Times New Roman" w:hAnsi="Times New Roman"/>
          <w:lang w:val="it-IT"/>
        </w:rPr>
        <w:t>ț</w:t>
      </w:r>
      <w:r w:rsidR="003565A8" w:rsidRPr="002169AB">
        <w:rPr>
          <w:rFonts w:ascii="Times New Roman" w:hAnsi="Times New Roman"/>
          <w:lang w:val="it-IT"/>
        </w:rPr>
        <w:t>ie de 5%. Proced</w:t>
      </w:r>
      <w:r w:rsidRPr="002169AB">
        <w:rPr>
          <w:rFonts w:ascii="Times New Roman" w:hAnsi="Times New Roman"/>
          <w:lang w:val="it-IT"/>
        </w:rPr>
        <w:t>â</w:t>
      </w:r>
      <w:r w:rsidR="003565A8" w:rsidRPr="002169AB">
        <w:rPr>
          <w:rFonts w:ascii="Times New Roman" w:hAnsi="Times New Roman"/>
          <w:lang w:val="it-IT"/>
        </w:rPr>
        <w:t>nd la eliminarea progresiv</w:t>
      </w:r>
      <w:r w:rsidRPr="002169AB">
        <w:rPr>
          <w:rFonts w:ascii="Times New Roman" w:hAnsi="Times New Roman"/>
          <w:lang w:val="it-IT"/>
        </w:rPr>
        <w:t>ă</w:t>
      </w:r>
      <w:r w:rsidR="003565A8" w:rsidRPr="002169AB">
        <w:rPr>
          <w:rFonts w:ascii="Times New Roman" w:hAnsi="Times New Roman"/>
          <w:lang w:val="it-IT"/>
        </w:rPr>
        <w:t xml:space="preserve"> a variabilelor nesemnificative, am eliminat mai </w:t>
      </w:r>
      <w:r w:rsidRPr="002169AB">
        <w:rPr>
          <w:rFonts w:ascii="Times New Roman" w:hAnsi="Times New Roman"/>
          <w:lang w:val="it-IT"/>
        </w:rPr>
        <w:t>î</w:t>
      </w:r>
      <w:r w:rsidR="003565A8" w:rsidRPr="002169AB">
        <w:rPr>
          <w:rFonts w:ascii="Times New Roman" w:hAnsi="Times New Roman"/>
          <w:lang w:val="it-IT"/>
        </w:rPr>
        <w:t>nt</w:t>
      </w:r>
      <w:r w:rsidRPr="002169AB">
        <w:rPr>
          <w:rFonts w:ascii="Times New Roman" w:hAnsi="Times New Roman"/>
          <w:lang w:val="it-IT"/>
        </w:rPr>
        <w:t>â</w:t>
      </w:r>
      <w:r w:rsidR="003565A8" w:rsidRPr="002169AB">
        <w:rPr>
          <w:rFonts w:ascii="Times New Roman" w:hAnsi="Times New Roman"/>
          <w:lang w:val="it-IT"/>
        </w:rPr>
        <w:t xml:space="preserve">i Servere_securizate, PIBpc_log a </w:t>
      </w:r>
      <w:r w:rsidR="003565A8" w:rsidRPr="002169AB">
        <w:rPr>
          <w:rFonts w:ascii="Times New Roman" w:hAnsi="Times New Roman"/>
          <w:lang w:val="it-IT"/>
        </w:rPr>
        <w:lastRenderedPageBreak/>
        <w:t>devenit semnificativ</w:t>
      </w:r>
      <w:r w:rsidRPr="002169AB">
        <w:rPr>
          <w:rFonts w:ascii="Times New Roman" w:hAnsi="Times New Roman"/>
          <w:lang w:val="it-IT"/>
        </w:rPr>
        <w:t>ă</w:t>
      </w:r>
      <w:r w:rsidR="003565A8" w:rsidRPr="002169AB">
        <w:rPr>
          <w:rFonts w:ascii="Times New Roman" w:hAnsi="Times New Roman"/>
          <w:lang w:val="it-IT"/>
        </w:rPr>
        <w:t xml:space="preserve"> (p = 0.010), iar Timp_rezolvare r</w:t>
      </w:r>
      <w:r w:rsidRPr="002169AB">
        <w:rPr>
          <w:rFonts w:ascii="Times New Roman" w:hAnsi="Times New Roman"/>
          <w:lang w:val="it-IT"/>
        </w:rPr>
        <w:t>ă</w:t>
      </w:r>
      <w:r w:rsidR="003565A8" w:rsidRPr="002169AB">
        <w:rPr>
          <w:rFonts w:ascii="Times New Roman" w:hAnsi="Times New Roman"/>
          <w:lang w:val="it-IT"/>
        </w:rPr>
        <w:t>m</w:t>
      </w:r>
      <w:r w:rsidRPr="002169AB">
        <w:rPr>
          <w:rFonts w:ascii="Times New Roman" w:hAnsi="Times New Roman"/>
          <w:lang w:val="it-IT"/>
        </w:rPr>
        <w:t>â</w:t>
      </w:r>
      <w:r w:rsidR="003565A8" w:rsidRPr="002169AB">
        <w:rPr>
          <w:rFonts w:ascii="Times New Roman" w:hAnsi="Times New Roman"/>
          <w:lang w:val="it-IT"/>
        </w:rPr>
        <w:t>ne nesemnificativ</w:t>
      </w:r>
      <w:r w:rsidRPr="002169AB">
        <w:rPr>
          <w:rFonts w:ascii="Times New Roman" w:hAnsi="Times New Roman"/>
          <w:lang w:val="it-IT"/>
        </w:rPr>
        <w:t>ă</w:t>
      </w:r>
      <w:r w:rsidR="003565A8" w:rsidRPr="002169AB">
        <w:rPr>
          <w:rFonts w:ascii="Times New Roman" w:hAnsi="Times New Roman"/>
          <w:lang w:val="it-IT"/>
        </w:rPr>
        <w:t xml:space="preserve"> (p = 0.416). Elimin</w:t>
      </w:r>
      <w:r w:rsidRPr="002169AB">
        <w:rPr>
          <w:rFonts w:ascii="Times New Roman" w:hAnsi="Times New Roman"/>
          <w:lang w:val="it-IT"/>
        </w:rPr>
        <w:t>â</w:t>
      </w:r>
      <w:r w:rsidR="003565A8" w:rsidRPr="002169AB">
        <w:rPr>
          <w:rFonts w:ascii="Times New Roman" w:hAnsi="Times New Roman"/>
          <w:lang w:val="it-IT"/>
        </w:rPr>
        <w:t>nd Timp_rezolvare, s-a ob</w:t>
      </w:r>
      <w:r w:rsidRPr="002169AB">
        <w:rPr>
          <w:rFonts w:ascii="Times New Roman" w:hAnsi="Times New Roman"/>
          <w:lang w:val="it-IT"/>
        </w:rPr>
        <w:t>ț</w:t>
      </w:r>
      <w:r w:rsidR="003565A8" w:rsidRPr="002169AB">
        <w:rPr>
          <w:rFonts w:ascii="Times New Roman" w:hAnsi="Times New Roman"/>
          <w:lang w:val="it-IT"/>
        </w:rPr>
        <w:t xml:space="preserve">inut modelul valid prezentat </w:t>
      </w:r>
      <w:r w:rsidRPr="002169AB">
        <w:rPr>
          <w:rFonts w:ascii="Times New Roman" w:hAnsi="Times New Roman"/>
          <w:lang w:val="it-IT"/>
        </w:rPr>
        <w:t>î</w:t>
      </w:r>
      <w:r w:rsidR="003565A8" w:rsidRPr="002169AB">
        <w:rPr>
          <w:rFonts w:ascii="Times New Roman" w:hAnsi="Times New Roman"/>
          <w:lang w:val="it-IT"/>
        </w:rPr>
        <w:t>n tabelul de mai jos.</w:t>
      </w:r>
    </w:p>
    <w:p w14:paraId="2E97F842" w14:textId="3C1EB1A8" w:rsidR="003565A8" w:rsidRPr="002169AB" w:rsidRDefault="005C139D" w:rsidP="003565A8">
      <w:pPr>
        <w:rPr>
          <w:rFonts w:ascii="Times New Roman" w:hAnsi="Times New Roman"/>
          <w:lang w:val="it-IT"/>
        </w:rPr>
      </w:pPr>
      <w:r w:rsidRPr="00D74D1F">
        <w:rPr>
          <w:rFonts w:ascii="Times New Roman" w:hAnsi="Times New Roman"/>
          <w:lang w:val="en-US"/>
        </w:rPr>
        <w:drawing>
          <wp:anchor distT="0" distB="0" distL="114300" distR="114300" simplePos="0" relativeHeight="251672576" behindDoc="0" locked="0" layoutInCell="1" allowOverlap="1" wp14:anchorId="796345D8" wp14:editId="08D381BF">
            <wp:simplePos x="0" y="0"/>
            <wp:positionH relativeFrom="margin">
              <wp:posOffset>1459230</wp:posOffset>
            </wp:positionH>
            <wp:positionV relativeFrom="page">
              <wp:posOffset>1549400</wp:posOffset>
            </wp:positionV>
            <wp:extent cx="3337560" cy="2733675"/>
            <wp:effectExtent l="0" t="0" r="0" b="9525"/>
            <wp:wrapNone/>
            <wp:docPr id="7837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586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BCE40" w14:textId="2F249C4B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20C431A9" w14:textId="04AEA492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21B1F404" w14:textId="1EE3BD3E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42EB0C34" w14:textId="3B0C71FC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4E3FFD0F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07DBFDF2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1DA9EA0F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1A84FD52" w14:textId="2D30848F" w:rsidR="003565A8" w:rsidRPr="002169AB" w:rsidRDefault="00093E53" w:rsidP="00093E53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  <w:lang w:val="it-IT"/>
        </w:rPr>
      </w:pP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>Figura 3.</w:t>
      </w:r>
      <w:r w:rsidR="00BB33D4" w:rsidRPr="002169AB">
        <w:rPr>
          <w:rFonts w:ascii="Times New Roman" w:hAnsi="Times New Roman"/>
          <w:i/>
          <w:iCs/>
          <w:sz w:val="20"/>
          <w:szCs w:val="20"/>
          <w:lang w:val="it-IT"/>
        </w:rPr>
        <w:t>14</w:t>
      </w: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 Modelul cu efecte aleatoare dup</w:t>
      </w:r>
      <w:r w:rsidR="007C11FA" w:rsidRPr="002169AB">
        <w:rPr>
          <w:rFonts w:ascii="Times New Roman" w:hAnsi="Times New Roman"/>
          <w:i/>
          <w:iCs/>
          <w:sz w:val="20"/>
          <w:szCs w:val="20"/>
          <w:lang w:val="it-IT"/>
        </w:rPr>
        <w:t>ă</w:t>
      </w: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 eliminarea variabilelor nesemnificative</w:t>
      </w:r>
    </w:p>
    <w:p w14:paraId="7AF6EB48" w14:textId="324A81C2" w:rsidR="003565A8" w:rsidRPr="00093E53" w:rsidRDefault="00093E53" w:rsidP="00093E53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</w:rPr>
      </w:pP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Sursa: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093E53">
        <w:rPr>
          <w:rFonts w:ascii="Times New Roman" w:hAnsi="Times New Roman"/>
          <w:i/>
          <w:iCs/>
          <w:sz w:val="20"/>
          <w:szCs w:val="20"/>
        </w:rPr>
        <w:t>n R studio</w:t>
      </w:r>
    </w:p>
    <w:p w14:paraId="6DAD27B5" w14:textId="41CE4B21" w:rsidR="003565A8" w:rsidRPr="002169AB" w:rsidRDefault="003565A8" w:rsidP="00DF60C2">
      <w:pPr>
        <w:ind w:firstLine="0"/>
        <w:rPr>
          <w:rFonts w:ascii="Times New Roman" w:hAnsi="Times New Roman"/>
          <w:i/>
          <w:iCs/>
          <w:lang w:val="it-IT"/>
        </w:rPr>
      </w:pPr>
      <w:r w:rsidRPr="002169AB">
        <w:rPr>
          <w:rFonts w:ascii="Times New Roman" w:hAnsi="Times New Roman"/>
          <w:i/>
          <w:iCs/>
          <w:lang w:val="it-IT"/>
        </w:rPr>
        <w:t>Pierderi(log) = 3.461 + 1.010*Incidente(log) + 0.040*PIBpc(log) + [CX=R]</w:t>
      </w:r>
      <w:r w:rsidRPr="002169AB">
        <w:rPr>
          <w:rFonts w:ascii="Times New Roman" w:hAnsi="Times New Roman"/>
          <w:lang w:val="it-IT"/>
        </w:rPr>
        <w:t xml:space="preserve"> </w:t>
      </w:r>
      <w:r w:rsidR="00DF60C2" w:rsidRPr="002169AB">
        <w:rPr>
          <w:rFonts w:ascii="Times New Roman" w:hAnsi="Times New Roman"/>
          <w:lang w:val="it-IT"/>
        </w:rPr>
        <w:t xml:space="preserve">  </w:t>
      </w:r>
      <w:ins w:id="301" w:author="Daniela" w:date="2026-06-16T21:43:00Z" w16du:dateUtc="2026-06-16T18:43:00Z">
        <w:r w:rsidR="00197FF5">
          <w:rPr>
            <w:rFonts w:ascii="Times New Roman" w:hAnsi="Times New Roman"/>
            <w:i/>
            <w:iCs/>
            <w:lang w:val="it-IT"/>
          </w:rPr>
          <w:t>(</w:t>
        </w:r>
      </w:ins>
      <w:del w:id="302" w:author="Daniela" w:date="2026-06-16T21:43:00Z" w16du:dateUtc="2026-06-16T18:43:00Z">
        <w:r w:rsidR="00DF60C2" w:rsidRPr="002169AB" w:rsidDel="00197FF5">
          <w:rPr>
            <w:rFonts w:ascii="Times New Roman" w:hAnsi="Times New Roman"/>
            <w:i/>
            <w:iCs/>
            <w:lang w:val="it-IT"/>
          </w:rPr>
          <w:delText>Formula</w:delText>
        </w:r>
      </w:del>
      <w:r w:rsidR="00DF60C2" w:rsidRPr="002169AB">
        <w:rPr>
          <w:rFonts w:ascii="Times New Roman" w:hAnsi="Times New Roman"/>
          <w:i/>
          <w:iCs/>
          <w:lang w:val="it-IT"/>
        </w:rPr>
        <w:t xml:space="preserve"> 3.8</w:t>
      </w:r>
      <w:ins w:id="303" w:author="Daniela" w:date="2026-06-16T21:43:00Z" w16du:dateUtc="2026-06-16T18:43:00Z">
        <w:r w:rsidR="00197FF5">
          <w:rPr>
            <w:rFonts w:ascii="Times New Roman" w:hAnsi="Times New Roman"/>
            <w:i/>
            <w:iCs/>
            <w:lang w:val="it-IT"/>
          </w:rPr>
          <w:t>)</w:t>
        </w:r>
      </w:ins>
    </w:p>
    <w:p w14:paraId="26D94304" w14:textId="77042375" w:rsidR="003565A8" w:rsidRDefault="003565A8" w:rsidP="005C139D">
      <w:pPr>
        <w:jc w:val="both"/>
        <w:rPr>
          <w:rFonts w:ascii="Times New Roman" w:hAnsi="Times New Roman"/>
        </w:rPr>
      </w:pPr>
      <w:r w:rsidRPr="003C1196">
        <w:rPr>
          <w:rFonts w:ascii="Times New Roman" w:hAnsi="Times New Roman"/>
        </w:rPr>
        <w:t>Modelul final con</w:t>
      </w:r>
      <w:r w:rsidR="007C11FA">
        <w:rPr>
          <w:rFonts w:ascii="Times New Roman" w:hAnsi="Times New Roman"/>
        </w:rPr>
        <w:t>ț</w:t>
      </w:r>
      <w:r w:rsidRPr="003C1196">
        <w:rPr>
          <w:rFonts w:ascii="Times New Roman" w:hAnsi="Times New Roman"/>
        </w:rPr>
        <w:t>ine exclusiv variabile semnificative statistic. Coeficien</w:t>
      </w:r>
      <w:r w:rsidR="007C11FA">
        <w:rPr>
          <w:rFonts w:ascii="Times New Roman" w:hAnsi="Times New Roman"/>
        </w:rPr>
        <w:t>ț</w:t>
      </w:r>
      <w:r w:rsidRPr="003C1196">
        <w:rPr>
          <w:rFonts w:ascii="Times New Roman" w:hAnsi="Times New Roman"/>
        </w:rPr>
        <w:t>ii estima</w:t>
      </w:r>
      <w:r w:rsidR="007C11FA">
        <w:rPr>
          <w:rFonts w:ascii="Times New Roman" w:hAnsi="Times New Roman"/>
        </w:rPr>
        <w:t>ț</w:t>
      </w:r>
      <w:r w:rsidRPr="003C1196">
        <w:rPr>
          <w:rFonts w:ascii="Times New Roman" w:hAnsi="Times New Roman"/>
        </w:rPr>
        <w:t>i sunt identici cu cei ob</w:t>
      </w:r>
      <w:r w:rsidR="007C11FA">
        <w:rPr>
          <w:rFonts w:ascii="Times New Roman" w:hAnsi="Times New Roman"/>
        </w:rPr>
        <w:t>ț</w:t>
      </w:r>
      <w:r w:rsidRPr="003C1196">
        <w:rPr>
          <w:rFonts w:ascii="Times New Roman" w:hAnsi="Times New Roman"/>
        </w:rPr>
        <w:t>inu</w:t>
      </w:r>
      <w:r w:rsidR="007C11FA">
        <w:rPr>
          <w:rFonts w:ascii="Times New Roman" w:hAnsi="Times New Roman"/>
        </w:rPr>
        <w:t>ț</w:t>
      </w:r>
      <w:r w:rsidRPr="003C1196">
        <w:rPr>
          <w:rFonts w:ascii="Times New Roman" w:hAnsi="Times New Roman"/>
        </w:rPr>
        <w:t xml:space="preserve">i </w:t>
      </w:r>
      <w:r w:rsidR="007C11FA">
        <w:rPr>
          <w:rFonts w:ascii="Times New Roman" w:hAnsi="Times New Roman"/>
        </w:rPr>
        <w:t>î</w:t>
      </w:r>
      <w:r w:rsidRPr="003C1196">
        <w:rPr>
          <w:rFonts w:ascii="Times New Roman" w:hAnsi="Times New Roman"/>
        </w:rPr>
        <w:t>n modelul OLS</w:t>
      </w:r>
      <w:r>
        <w:rPr>
          <w:rFonts w:ascii="Times New Roman" w:hAnsi="Times New Roman"/>
        </w:rPr>
        <w:t xml:space="preserve"> </w:t>
      </w:r>
      <w:r w:rsidRPr="003C1196">
        <w:rPr>
          <w:rFonts w:ascii="Times New Roman" w:hAnsi="Times New Roman"/>
        </w:rPr>
        <w:t xml:space="preserve"> Incidente (log) = 1.010 </w:t>
      </w:r>
      <w:r w:rsidR="007C11FA">
        <w:rPr>
          <w:rFonts w:ascii="Times New Roman" w:hAnsi="Times New Roman"/>
        </w:rPr>
        <w:t>ș</w:t>
      </w:r>
      <w:r w:rsidRPr="003C1196">
        <w:rPr>
          <w:rFonts w:ascii="Times New Roman" w:hAnsi="Times New Roman"/>
        </w:rPr>
        <w:t>i PIBpc_log = 0.040</w:t>
      </w:r>
      <w:r>
        <w:rPr>
          <w:rFonts w:ascii="Times New Roman" w:hAnsi="Times New Roman"/>
        </w:rPr>
        <w:t>.</w:t>
      </w:r>
    </w:p>
    <w:p w14:paraId="77ECB875" w14:textId="77777777" w:rsidR="003565A8" w:rsidRDefault="003565A8" w:rsidP="003565A8">
      <w:pPr>
        <w:rPr>
          <w:rFonts w:ascii="Times New Roman" w:hAnsi="Times New Roman"/>
        </w:rPr>
      </w:pPr>
    </w:p>
    <w:p w14:paraId="6DBAB1BA" w14:textId="77777777" w:rsidR="00093E53" w:rsidRDefault="00093E53" w:rsidP="003565A8">
      <w:pPr>
        <w:rPr>
          <w:rFonts w:ascii="Times New Roman" w:hAnsi="Times New Roman"/>
        </w:rPr>
      </w:pPr>
    </w:p>
    <w:p w14:paraId="13E6EA8C" w14:textId="77777777" w:rsidR="00093E53" w:rsidRDefault="00093E53" w:rsidP="003565A8">
      <w:pPr>
        <w:rPr>
          <w:rFonts w:ascii="Times New Roman" w:hAnsi="Times New Roman"/>
        </w:rPr>
      </w:pPr>
    </w:p>
    <w:p w14:paraId="2792C0E8" w14:textId="77777777" w:rsidR="00093E53" w:rsidRDefault="00093E53" w:rsidP="005C139D">
      <w:pPr>
        <w:ind w:firstLine="0"/>
        <w:rPr>
          <w:rFonts w:ascii="Times New Roman" w:hAnsi="Times New Roman"/>
        </w:rPr>
      </w:pPr>
    </w:p>
    <w:p w14:paraId="57D8D3FC" w14:textId="77777777" w:rsidR="005C139D" w:rsidRDefault="005C139D" w:rsidP="005C139D">
      <w:pPr>
        <w:ind w:firstLine="0"/>
        <w:rPr>
          <w:rFonts w:ascii="Times New Roman" w:hAnsi="Times New Roman"/>
        </w:rPr>
      </w:pPr>
    </w:p>
    <w:p w14:paraId="5184ADF0" w14:textId="77777777" w:rsidR="005C139D" w:rsidRDefault="005C139D" w:rsidP="005C139D">
      <w:pPr>
        <w:ind w:firstLine="0"/>
        <w:rPr>
          <w:rFonts w:ascii="Times New Roman" w:hAnsi="Times New Roman"/>
        </w:rPr>
      </w:pPr>
    </w:p>
    <w:p w14:paraId="7324F190" w14:textId="77777777" w:rsidR="005C139D" w:rsidDel="00197FF5" w:rsidRDefault="005C139D" w:rsidP="003565A8">
      <w:pPr>
        <w:rPr>
          <w:del w:id="304" w:author="Daniela" w:date="2026-06-16T21:43:00Z" w16du:dateUtc="2026-06-16T18:43:00Z"/>
          <w:rFonts w:ascii="Times New Roman" w:hAnsi="Times New Roman"/>
        </w:rPr>
      </w:pPr>
    </w:p>
    <w:p w14:paraId="4340CC6C" w14:textId="77777777" w:rsidR="0042784C" w:rsidDel="00197FF5" w:rsidRDefault="0042784C" w:rsidP="003565A8">
      <w:pPr>
        <w:rPr>
          <w:del w:id="305" w:author="Daniela" w:date="2026-06-16T21:43:00Z" w16du:dateUtc="2026-06-16T18:43:00Z"/>
          <w:rFonts w:ascii="Times New Roman" w:hAnsi="Times New Roman"/>
        </w:rPr>
      </w:pPr>
    </w:p>
    <w:p w14:paraId="25629AEC" w14:textId="77777777" w:rsidR="0042784C" w:rsidDel="00197FF5" w:rsidRDefault="0042784C" w:rsidP="003565A8">
      <w:pPr>
        <w:rPr>
          <w:del w:id="306" w:author="Daniela" w:date="2026-06-16T21:43:00Z" w16du:dateUtc="2026-06-16T18:43:00Z"/>
          <w:rFonts w:ascii="Times New Roman" w:hAnsi="Times New Roman"/>
        </w:rPr>
      </w:pPr>
    </w:p>
    <w:p w14:paraId="2D69DB0B" w14:textId="77777777" w:rsidR="0042784C" w:rsidRDefault="0042784C">
      <w:pPr>
        <w:ind w:firstLine="0"/>
        <w:rPr>
          <w:rFonts w:ascii="Times New Roman" w:hAnsi="Times New Roman"/>
        </w:rPr>
        <w:pPrChange w:id="307" w:author="Daniela" w:date="2026-06-16T21:43:00Z" w16du:dateUtc="2026-06-16T18:43:00Z">
          <w:pPr/>
        </w:pPrChange>
      </w:pPr>
    </w:p>
    <w:p w14:paraId="34D39391" w14:textId="77777777" w:rsidR="00093E53" w:rsidRDefault="00093E53" w:rsidP="003565A8">
      <w:pPr>
        <w:rPr>
          <w:rFonts w:ascii="Times New Roman" w:hAnsi="Times New Roman"/>
        </w:rPr>
      </w:pPr>
    </w:p>
    <w:p w14:paraId="4F6D4FB2" w14:textId="45F20363" w:rsidR="003565A8" w:rsidRDefault="00093E53" w:rsidP="00093E53">
      <w:pPr>
        <w:pStyle w:val="Heading2"/>
        <w:jc w:val="center"/>
        <w:rPr>
          <w:rFonts w:ascii="Times New Roman" w:hAnsi="Times New Roman"/>
          <w:color w:val="auto"/>
        </w:rPr>
      </w:pPr>
      <w:bookmarkStart w:id="308" w:name="_Toc231638701"/>
      <w:r w:rsidRPr="00093E53">
        <w:rPr>
          <w:rFonts w:ascii="Times New Roman" w:hAnsi="Times New Roman"/>
          <w:color w:val="auto"/>
        </w:rPr>
        <w:lastRenderedPageBreak/>
        <w:t>3.4</w:t>
      </w:r>
      <w:ins w:id="309" w:author="Daniela" w:date="2026-06-16T21:44:00Z" w16du:dateUtc="2026-06-16T18:44:00Z">
        <w:r w:rsidR="00197FF5">
          <w:rPr>
            <w:rFonts w:ascii="Times New Roman" w:hAnsi="Times New Roman"/>
            <w:color w:val="auto"/>
          </w:rPr>
          <w:t xml:space="preserve"> </w:t>
        </w:r>
      </w:ins>
      <w:r w:rsidR="003565A8" w:rsidRPr="00093E53">
        <w:rPr>
          <w:rFonts w:ascii="Times New Roman" w:hAnsi="Times New Roman"/>
          <w:color w:val="auto"/>
        </w:rPr>
        <w:t>Analiza componentelor principale</w:t>
      </w:r>
      <w:bookmarkEnd w:id="308"/>
    </w:p>
    <w:p w14:paraId="0860F307" w14:textId="77777777" w:rsidR="00093E53" w:rsidRPr="00093E53" w:rsidRDefault="00093E53" w:rsidP="00093E53"/>
    <w:p w14:paraId="2F974EC9" w14:textId="349DD2F4" w:rsidR="003565A8" w:rsidRPr="002169AB" w:rsidRDefault="003565A8" w:rsidP="005C139D">
      <w:pPr>
        <w:jc w:val="both"/>
        <w:rPr>
          <w:rFonts w:ascii="Times New Roman" w:hAnsi="Times New Roman"/>
          <w:lang w:val="it-IT"/>
        </w:rPr>
      </w:pPr>
      <w:r>
        <w:rPr>
          <w:rFonts w:ascii="Times New Roman" w:hAnsi="Times New Roman"/>
        </w:rPr>
        <w:t>Am aplicat analiza componentelor principale pentru a prezenta mai bine dinamica securit</w:t>
      </w:r>
      <w:r w:rsidR="007C11FA">
        <w:rPr>
          <w:rFonts w:ascii="Times New Roman" w:hAnsi="Times New Roman"/>
        </w:rPr>
        <w:t>ăț</w:t>
      </w:r>
      <w:r>
        <w:rPr>
          <w:rFonts w:ascii="Times New Roman" w:hAnsi="Times New Roman"/>
        </w:rPr>
        <w:t>ii cibernetice la nivel interna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ional. Setul de date cuprinde 100 de observa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ii, ob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inute dintr-un panel ini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ial de 10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 xml:space="preserve">ri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o perioad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de 10 ani (2015-2024). Fiecare dintre aceste observa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ii prezint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o pereche 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-an prin intermediul a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ase variabile numerice</w:t>
      </w:r>
      <w:r w:rsidRPr="002169AB">
        <w:rPr>
          <w:rFonts w:ascii="Times New Roman" w:hAnsi="Times New Roman"/>
          <w:lang w:val="it-IT"/>
        </w:rPr>
        <w:t>: pierderile financiare cauzate de atacuri cibernetice, num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rul de incidente cibernetice </w:t>
      </w:r>
      <w:r w:rsidR="007C11FA" w:rsidRPr="002169AB">
        <w:rPr>
          <w:rFonts w:ascii="Times New Roman" w:hAnsi="Times New Roman"/>
          <w:lang w:val="it-IT"/>
        </w:rPr>
        <w:t>î</w:t>
      </w:r>
      <w:r w:rsidRPr="002169AB">
        <w:rPr>
          <w:rFonts w:ascii="Times New Roman" w:hAnsi="Times New Roman"/>
          <w:lang w:val="it-IT"/>
        </w:rPr>
        <w:t xml:space="preserve">nregistrate, timpul mediu de rezolvare a incidentelor, PIB per capita, ponderea utilizatorilor de internet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num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>rul de servere de internet securizate. Aceste variabile sunt reprezentative at</w:t>
      </w:r>
      <w:r w:rsidR="007C11FA" w:rsidRPr="002169AB">
        <w:rPr>
          <w:rFonts w:ascii="Times New Roman" w:hAnsi="Times New Roman"/>
          <w:lang w:val="it-IT"/>
        </w:rPr>
        <w:t>â</w:t>
      </w:r>
      <w:r w:rsidRPr="002169AB">
        <w:rPr>
          <w:rFonts w:ascii="Times New Roman" w:hAnsi="Times New Roman"/>
          <w:lang w:val="it-IT"/>
        </w:rPr>
        <w:t>t pentru dimensiunea economic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a </w:t>
      </w:r>
      <w:r w:rsidR="007C11FA" w:rsidRPr="002169AB">
        <w:rPr>
          <w:rFonts w:ascii="Times New Roman" w:hAnsi="Times New Roman"/>
          <w:lang w:val="it-IT"/>
        </w:rPr>
        <w:t>ță</w:t>
      </w:r>
      <w:r w:rsidRPr="002169AB">
        <w:rPr>
          <w:rFonts w:ascii="Times New Roman" w:hAnsi="Times New Roman"/>
          <w:lang w:val="it-IT"/>
        </w:rPr>
        <w:t>rii vizate, c</w:t>
      </w:r>
      <w:r w:rsidR="007C11FA" w:rsidRPr="002169AB">
        <w:rPr>
          <w:rFonts w:ascii="Times New Roman" w:hAnsi="Times New Roman"/>
          <w:lang w:val="it-IT"/>
        </w:rPr>
        <w:t>â</w:t>
      </w:r>
      <w:r w:rsidRPr="002169AB">
        <w:rPr>
          <w:rFonts w:ascii="Times New Roman" w:hAnsi="Times New Roman"/>
          <w:lang w:val="it-IT"/>
        </w:rPr>
        <w:t xml:space="preserve">t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 xml:space="preserve">i nivelul de expunere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capacitatea de ap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rare </w:t>
      </w:r>
      <w:r w:rsidR="007C11FA" w:rsidRPr="002169AB">
        <w:rPr>
          <w:rFonts w:ascii="Times New Roman" w:hAnsi="Times New Roman"/>
          <w:lang w:val="it-IT"/>
        </w:rPr>
        <w:t>î</w:t>
      </w:r>
      <w:r w:rsidRPr="002169AB">
        <w:rPr>
          <w:rFonts w:ascii="Times New Roman" w:hAnsi="Times New Roman"/>
          <w:lang w:val="it-IT"/>
        </w:rPr>
        <w:t>n fa</w:t>
      </w:r>
      <w:r w:rsidR="007C11FA" w:rsidRPr="002169AB">
        <w:rPr>
          <w:rFonts w:ascii="Times New Roman" w:hAnsi="Times New Roman"/>
          <w:lang w:val="it-IT"/>
        </w:rPr>
        <w:t>ț</w:t>
      </w:r>
      <w:r w:rsidRPr="002169AB">
        <w:rPr>
          <w:rFonts w:ascii="Times New Roman" w:hAnsi="Times New Roman"/>
          <w:lang w:val="it-IT"/>
        </w:rPr>
        <w:t>a amenin</w:t>
      </w:r>
      <w:r w:rsidR="007C11FA" w:rsidRPr="002169AB">
        <w:rPr>
          <w:rFonts w:ascii="Times New Roman" w:hAnsi="Times New Roman"/>
          <w:lang w:val="it-IT"/>
        </w:rPr>
        <w:t>ță</w:t>
      </w:r>
      <w:r w:rsidRPr="002169AB">
        <w:rPr>
          <w:rFonts w:ascii="Times New Roman" w:hAnsi="Times New Roman"/>
          <w:lang w:val="it-IT"/>
        </w:rPr>
        <w:t>rilor cibernetice.</w:t>
      </w:r>
    </w:p>
    <w:p w14:paraId="5AB636CE" w14:textId="27B909EB" w:rsidR="003565A8" w:rsidRPr="008758AA" w:rsidRDefault="003565A8" w:rsidP="005C139D">
      <w:pPr>
        <w:jc w:val="both"/>
        <w:rPr>
          <w:rFonts w:ascii="Times New Roman" w:hAnsi="Times New Roman"/>
        </w:rPr>
      </w:pPr>
      <w:r w:rsidRPr="002169AB">
        <w:rPr>
          <w:rFonts w:ascii="Times New Roman" w:hAnsi="Times New Roman"/>
          <w:lang w:val="it-IT"/>
        </w:rPr>
        <w:t xml:space="preserve">Deoarece variabilele descriu fenomene diferite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 xml:space="preserve">i sunt exprimate </w:t>
      </w:r>
      <w:r w:rsidR="007C11FA" w:rsidRPr="002169AB">
        <w:rPr>
          <w:rFonts w:ascii="Times New Roman" w:hAnsi="Times New Roman"/>
          <w:lang w:val="it-IT"/>
        </w:rPr>
        <w:t>î</w:t>
      </w:r>
      <w:r w:rsidRPr="002169AB">
        <w:rPr>
          <w:rFonts w:ascii="Times New Roman" w:hAnsi="Times New Roman"/>
          <w:lang w:val="it-IT"/>
        </w:rPr>
        <w:t>n unit</w:t>
      </w:r>
      <w:r w:rsidR="007C11FA" w:rsidRPr="002169AB">
        <w:rPr>
          <w:rFonts w:ascii="Times New Roman" w:hAnsi="Times New Roman"/>
          <w:lang w:val="it-IT"/>
        </w:rPr>
        <w:t>ăț</w:t>
      </w:r>
      <w:r w:rsidRPr="002169AB">
        <w:rPr>
          <w:rFonts w:ascii="Times New Roman" w:hAnsi="Times New Roman"/>
          <w:lang w:val="it-IT"/>
        </w:rPr>
        <w:t>i de m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>sur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diferite, standardizarea acestora a fost necesar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pentru aplicarea analizei componentelor principale.  Astfel, PIB per capita variaz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</w:t>
      </w:r>
      <w:r w:rsidR="007C11FA" w:rsidRPr="002169AB">
        <w:rPr>
          <w:rFonts w:ascii="Times New Roman" w:hAnsi="Times New Roman"/>
          <w:lang w:val="it-IT"/>
        </w:rPr>
        <w:t>î</w:t>
      </w:r>
      <w:r w:rsidRPr="002169AB">
        <w:rPr>
          <w:rFonts w:ascii="Times New Roman" w:hAnsi="Times New Roman"/>
          <w:lang w:val="it-IT"/>
        </w:rPr>
        <w:t xml:space="preserve">ntre 5.295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86.145 USD, num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>rul de incidente oscileaz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</w:t>
      </w:r>
      <w:r w:rsidR="007C11FA" w:rsidRPr="002169AB">
        <w:rPr>
          <w:rFonts w:ascii="Times New Roman" w:hAnsi="Times New Roman"/>
          <w:lang w:val="it-IT"/>
        </w:rPr>
        <w:t>î</w:t>
      </w:r>
      <w:r w:rsidRPr="002169AB">
        <w:rPr>
          <w:rFonts w:ascii="Times New Roman" w:hAnsi="Times New Roman"/>
          <w:lang w:val="it-IT"/>
        </w:rPr>
        <w:t xml:space="preserve">ntre 16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41 iar num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>rul de servere de internet securizate atinge valori de p</w:t>
      </w:r>
      <w:r w:rsidR="007C11FA" w:rsidRPr="002169AB">
        <w:rPr>
          <w:rFonts w:ascii="Times New Roman" w:hAnsi="Times New Roman"/>
          <w:lang w:val="it-IT"/>
        </w:rPr>
        <w:t>â</w:t>
      </w:r>
      <w:r w:rsidRPr="002169AB">
        <w:rPr>
          <w:rFonts w:ascii="Times New Roman" w:hAnsi="Times New Roman"/>
          <w:lang w:val="it-IT"/>
        </w:rPr>
        <w:t>n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la 196 554 per milion de persoane. Diferen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ele de dinainte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dup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standardizarea datelor sunt observate prin intermediul boxploturilor. Interpretarea boxploturilor indic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urm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toarele aspecte</w:t>
      </w:r>
      <w:r w:rsidRPr="002169AB">
        <w:rPr>
          <w:rFonts w:ascii="Times New Roman" w:hAnsi="Times New Roman"/>
          <w:lang w:val="it-IT"/>
        </w:rPr>
        <w:t>: variabila Pierderi prezint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o distribu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ie relativ simetric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, cu o dispersie moderat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f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valori extreme, indic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o variabilitate relativ stabil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 pierderilor financiare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e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antion.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cazul variabilei Incidente, distribu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 este asimetric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, fiind prezente valori extreme negative. Variabila Timp de rezolvare are o dispersie moderat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valori extreme pozitive, suger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faptul 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anumite situa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ii, durata de rezolvare a incidentelor cibernetice este semnificativ mai mare dec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t media. Pentru variabila PIB per capita, distribu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 este echilibrat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, indic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o variabilitate controlat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 xml:space="preserve">ntre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>rile analizate. Variabila Utilizatori internet prezint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valori extreme negative, suger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faptul 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 xml:space="preserve">ntre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>ri exist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diferen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e semnificative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ceea de prive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te nivelul de utilizare a internetului. Pentru variabila Servere securizate, distribu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 este puternic asimetric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,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nregistr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cel mai mare num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r de valori extreme pozitive. Acest lucru pozte sugera existen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a unor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 xml:space="preserve">ri cu un nivel mult mai ridicat al infrastructurii de securitate comparativ cu media. </w:t>
      </w:r>
    </w:p>
    <w:p w14:paraId="1B61691C" w14:textId="75AC9F90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030A1CB6" w14:textId="781C8818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35FC14CF" w14:textId="799E08B6" w:rsidR="003565A8" w:rsidRPr="002169AB" w:rsidRDefault="005C139D" w:rsidP="003565A8">
      <w:pPr>
        <w:rPr>
          <w:rFonts w:ascii="Times New Roman" w:hAnsi="Times New Roman"/>
          <w:lang w:val="it-IT"/>
        </w:rPr>
      </w:pPr>
      <w:r>
        <w:rPr>
          <w:rFonts w:ascii="Times New Roman" w:hAnsi="Times New Roman"/>
        </w:rPr>
        <w:lastRenderedPageBreak/>
        <w:drawing>
          <wp:anchor distT="0" distB="0" distL="114300" distR="114300" simplePos="0" relativeHeight="251674624" behindDoc="0" locked="0" layoutInCell="1" allowOverlap="1" wp14:anchorId="4C1E784B" wp14:editId="01623E6D">
            <wp:simplePos x="0" y="0"/>
            <wp:positionH relativeFrom="margin">
              <wp:align>center</wp:align>
            </wp:positionH>
            <wp:positionV relativeFrom="page">
              <wp:posOffset>200967</wp:posOffset>
            </wp:positionV>
            <wp:extent cx="4888865" cy="2466340"/>
            <wp:effectExtent l="0" t="0" r="6985" b="0"/>
            <wp:wrapNone/>
            <wp:docPr id="1241609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865" cy="246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2B726DD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675AB8B6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1E6D0273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5703B192" w14:textId="5216B8C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504783D8" w14:textId="1C2BDD39" w:rsidR="00093E53" w:rsidRPr="002169AB" w:rsidRDefault="00093E53" w:rsidP="00093E53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  <w:lang w:val="it-IT"/>
        </w:rPr>
      </w:pP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>Figura 3.</w:t>
      </w:r>
      <w:r w:rsidR="00BB33D4" w:rsidRPr="002169AB">
        <w:rPr>
          <w:rFonts w:ascii="Times New Roman" w:hAnsi="Times New Roman"/>
          <w:i/>
          <w:iCs/>
          <w:sz w:val="20"/>
          <w:szCs w:val="20"/>
          <w:lang w:val="it-IT"/>
        </w:rPr>
        <w:t>15</w:t>
      </w: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 Distribu</w:t>
      </w:r>
      <w:r w:rsidR="007C11FA" w:rsidRPr="002169AB">
        <w:rPr>
          <w:rFonts w:ascii="Times New Roman" w:hAnsi="Times New Roman"/>
          <w:i/>
          <w:iCs/>
          <w:sz w:val="20"/>
          <w:szCs w:val="20"/>
          <w:lang w:val="it-IT"/>
        </w:rPr>
        <w:t>ț</w:t>
      </w: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>ia variabilelor dup</w:t>
      </w:r>
      <w:r w:rsidR="007C11FA" w:rsidRPr="002169AB">
        <w:rPr>
          <w:rFonts w:ascii="Times New Roman" w:hAnsi="Times New Roman"/>
          <w:i/>
          <w:iCs/>
          <w:sz w:val="20"/>
          <w:szCs w:val="20"/>
          <w:lang w:val="it-IT"/>
        </w:rPr>
        <w:t>ă</w:t>
      </w: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 standardizare</w:t>
      </w:r>
    </w:p>
    <w:p w14:paraId="69ECFD6F" w14:textId="5D9260BC" w:rsidR="00093E53" w:rsidRPr="00093E53" w:rsidRDefault="00093E53" w:rsidP="00093E53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</w:rPr>
      </w:pP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Sursa: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093E53">
        <w:rPr>
          <w:rFonts w:ascii="Times New Roman" w:hAnsi="Times New Roman"/>
          <w:i/>
          <w:iCs/>
          <w:sz w:val="20"/>
          <w:szCs w:val="20"/>
        </w:rPr>
        <w:t>n R studio</w:t>
      </w:r>
    </w:p>
    <w:p w14:paraId="38B057C6" w14:textId="77777777" w:rsidR="003565A8" w:rsidRPr="002169AB" w:rsidRDefault="003565A8" w:rsidP="00093E53">
      <w:pPr>
        <w:ind w:firstLine="0"/>
        <w:rPr>
          <w:rFonts w:ascii="Times New Roman" w:hAnsi="Times New Roman"/>
          <w:lang w:val="it-IT"/>
        </w:rPr>
      </w:pPr>
    </w:p>
    <w:p w14:paraId="63C805B9" w14:textId="016AE53B" w:rsidR="003565A8" w:rsidRPr="002169AB" w:rsidRDefault="00545FC6" w:rsidP="005C139D">
      <w:pPr>
        <w:jc w:val="both"/>
        <w:rPr>
          <w:rFonts w:ascii="Times New Roman" w:hAnsi="Times New Roman"/>
          <w:lang w:val="it-IT"/>
        </w:rPr>
      </w:pPr>
      <w:r w:rsidRPr="00D172D8">
        <w:rPr>
          <w:rFonts w:ascii="Times New Roman" w:hAnsi="Times New Roman"/>
          <w:lang w:val="en-US"/>
        </w:rPr>
        <w:drawing>
          <wp:anchor distT="0" distB="0" distL="114300" distR="114300" simplePos="0" relativeHeight="251675648" behindDoc="0" locked="0" layoutInCell="1" allowOverlap="1" wp14:anchorId="53FA8B6B" wp14:editId="4CBABBE2">
            <wp:simplePos x="0" y="0"/>
            <wp:positionH relativeFrom="margin">
              <wp:align>center</wp:align>
            </wp:positionH>
            <wp:positionV relativeFrom="paragraph">
              <wp:posOffset>2352774</wp:posOffset>
            </wp:positionV>
            <wp:extent cx="3962400" cy="2040043"/>
            <wp:effectExtent l="0" t="0" r="0" b="0"/>
            <wp:wrapNone/>
            <wp:docPr id="175010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0473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040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65A8" w:rsidRPr="002169AB">
        <w:rPr>
          <w:rFonts w:ascii="Times New Roman" w:hAnsi="Times New Roman"/>
          <w:lang w:val="it-IT"/>
        </w:rPr>
        <w:t>Tabelul de mai jos prezint</w:t>
      </w:r>
      <w:r w:rsidR="007C11FA"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valorile proprii, procentul de varian</w:t>
      </w:r>
      <w:r w:rsidR="007C11FA">
        <w:rPr>
          <w:rFonts w:ascii="Times New Roman" w:hAnsi="Times New Roman"/>
        </w:rPr>
        <w:t>ță</w:t>
      </w:r>
      <w:r w:rsidR="003565A8">
        <w:rPr>
          <w:rFonts w:ascii="Times New Roman" w:hAnsi="Times New Roman"/>
        </w:rPr>
        <w:t xml:space="preserve"> explicat</w:t>
      </w:r>
      <w:r w:rsidR="007C11FA"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de fiecare component</w:t>
      </w:r>
      <w:r w:rsidR="007C11FA"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 xml:space="preserve">i procentul cumulat. </w:t>
      </w:r>
      <w:r w:rsidR="007C11FA">
        <w:rPr>
          <w:rFonts w:ascii="Times New Roman" w:hAnsi="Times New Roman"/>
        </w:rPr>
        <w:t>Î</w:t>
      </w:r>
      <w:r w:rsidR="003565A8">
        <w:rPr>
          <w:rFonts w:ascii="Times New Roman" w:hAnsi="Times New Roman"/>
        </w:rPr>
        <w:t>n urma aplic</w:t>
      </w:r>
      <w:r w:rsidR="007C11FA"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>rii criteriului Kaiser, conform c</w:t>
      </w:r>
      <w:r w:rsidR="007C11FA"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>ruia se re</w:t>
      </w:r>
      <w:r w:rsidR="007C11FA"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>in doar componentele cu o valoare proprie mai mare dec</w:t>
      </w:r>
      <w:r w:rsidR="007C11FA">
        <w:rPr>
          <w:rFonts w:ascii="Times New Roman" w:hAnsi="Times New Roman"/>
        </w:rPr>
        <w:t>â</w:t>
      </w:r>
      <w:r w:rsidR="003565A8">
        <w:rPr>
          <w:rFonts w:ascii="Times New Roman" w:hAnsi="Times New Roman"/>
        </w:rPr>
        <w:t>t 1, se vor selecta primele dou</w:t>
      </w:r>
      <w:r w:rsidR="007C11FA"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componente principale.  Componenta principal</w:t>
      </w:r>
      <w:r w:rsidR="007C11FA"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1 </w:t>
      </w:r>
      <w:r w:rsidR="007C11FA">
        <w:rPr>
          <w:rFonts w:ascii="Times New Roman" w:hAnsi="Times New Roman"/>
        </w:rPr>
        <w:t>î</w:t>
      </w:r>
      <w:r w:rsidR="003565A8"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o valoare proprie de 2.36 </w:t>
      </w:r>
      <w:r w:rsidR="007C11FA"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>i explic</w:t>
      </w:r>
      <w:r w:rsidR="007C11FA"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39.31% din varia</w:t>
      </w:r>
      <w:r w:rsidR="007C11FA"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>ia total</w:t>
      </w:r>
      <w:r w:rsidR="007C11FA"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>, iar componenta principal</w:t>
      </w:r>
      <w:r w:rsidR="007C11FA"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2 are o valoare proprie de 1.85 </w:t>
      </w:r>
      <w:r w:rsidR="007C11FA"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>i explic</w:t>
      </w:r>
      <w:r w:rsidR="007C11FA"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30,80%. Astfel, primele dou</w:t>
      </w:r>
      <w:r w:rsidR="007C11FA"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componente principale explic</w:t>
      </w:r>
      <w:r w:rsidR="007C11FA"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="003565A8">
        <w:rPr>
          <w:rFonts w:ascii="Times New Roman" w:hAnsi="Times New Roman"/>
        </w:rPr>
        <w:t>n propor</w:t>
      </w:r>
      <w:r w:rsidR="007C11FA"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>ie de 70,11% din informa</w:t>
      </w:r>
      <w:r w:rsidR="007C11FA"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>ia con</w:t>
      </w:r>
      <w:r w:rsidR="007C11FA"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>inut</w:t>
      </w:r>
      <w:r w:rsidR="007C11FA"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 w:rsidR="003565A8">
        <w:rPr>
          <w:rFonts w:ascii="Times New Roman" w:hAnsi="Times New Roman"/>
        </w:rPr>
        <w:t>n setul de date.  Componenta principal</w:t>
      </w:r>
      <w:r w:rsidR="007C11FA"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3 prezint</w:t>
      </w:r>
      <w:r w:rsidR="007C11FA"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o valoare proprie de 0.96, explic</w:t>
      </w:r>
      <w:r w:rsidR="007C11FA">
        <w:rPr>
          <w:rFonts w:ascii="Times New Roman" w:hAnsi="Times New Roman"/>
        </w:rPr>
        <w:t>â</w:t>
      </w:r>
      <w:r w:rsidR="003565A8">
        <w:rPr>
          <w:rFonts w:ascii="Times New Roman" w:hAnsi="Times New Roman"/>
        </w:rPr>
        <w:t>nd 16.06% din varian</w:t>
      </w:r>
      <w:r w:rsidR="007C11FA"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>a total</w:t>
      </w:r>
      <w:r w:rsidR="007C11FA"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. </w:t>
      </w:r>
      <w:r w:rsidR="007C11FA">
        <w:rPr>
          <w:rFonts w:ascii="Times New Roman" w:hAnsi="Times New Roman"/>
        </w:rPr>
        <w:t>Î</w:t>
      </w:r>
      <w:r w:rsidR="003565A8">
        <w:rPr>
          <w:rFonts w:ascii="Times New Roman" w:hAnsi="Times New Roman"/>
        </w:rPr>
        <w:t>n continuarea analizei sunt utilizate scorurile primelor dou</w:t>
      </w:r>
      <w:r w:rsidR="007C11FA"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componente principale. </w:t>
      </w:r>
    </w:p>
    <w:p w14:paraId="0B9064CD" w14:textId="28808F46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3D77B0BD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33C41934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0507B1DE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63126749" w14:textId="77777777" w:rsidR="00093E53" w:rsidRPr="002169AB" w:rsidRDefault="00093E53" w:rsidP="003565A8">
      <w:pPr>
        <w:rPr>
          <w:rFonts w:ascii="Times New Roman" w:hAnsi="Times New Roman"/>
          <w:lang w:val="it-IT"/>
        </w:rPr>
      </w:pPr>
    </w:p>
    <w:p w14:paraId="42199C0D" w14:textId="77777777" w:rsidR="00545FC6" w:rsidRPr="002169AB" w:rsidRDefault="00545FC6" w:rsidP="003565A8">
      <w:pPr>
        <w:rPr>
          <w:rFonts w:ascii="Times New Roman" w:hAnsi="Times New Roman"/>
          <w:lang w:val="it-IT"/>
        </w:rPr>
      </w:pPr>
    </w:p>
    <w:p w14:paraId="33F3B3B0" w14:textId="06C2D3BA" w:rsidR="00093E53" w:rsidRPr="002169AB" w:rsidRDefault="00093E53" w:rsidP="00545FC6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  <w:lang w:val="it-IT"/>
        </w:rPr>
      </w:pP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>F</w:t>
      </w:r>
      <w:r w:rsidR="00545FC6"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igura 3. </w:t>
      </w:r>
      <w:r w:rsidR="00BB33D4" w:rsidRPr="002169AB">
        <w:rPr>
          <w:rFonts w:ascii="Times New Roman" w:hAnsi="Times New Roman"/>
          <w:i/>
          <w:iCs/>
          <w:sz w:val="20"/>
          <w:szCs w:val="20"/>
          <w:lang w:val="it-IT"/>
        </w:rPr>
        <w:t>16</w:t>
      </w:r>
      <w:r w:rsidR="00545FC6"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 Valorile proprii </w:t>
      </w:r>
      <w:r w:rsidR="007C11FA" w:rsidRPr="002169AB">
        <w:rPr>
          <w:rFonts w:ascii="Times New Roman" w:hAnsi="Times New Roman"/>
          <w:i/>
          <w:iCs/>
          <w:sz w:val="20"/>
          <w:szCs w:val="20"/>
          <w:lang w:val="it-IT"/>
        </w:rPr>
        <w:t>ș</w:t>
      </w:r>
      <w:r w:rsidR="00545FC6" w:rsidRPr="002169AB">
        <w:rPr>
          <w:rFonts w:ascii="Times New Roman" w:hAnsi="Times New Roman"/>
          <w:i/>
          <w:iCs/>
          <w:sz w:val="20"/>
          <w:szCs w:val="20"/>
          <w:lang w:val="it-IT"/>
        </w:rPr>
        <w:t>i procentul de varia</w:t>
      </w:r>
      <w:r w:rsidR="007C11FA" w:rsidRPr="002169AB">
        <w:rPr>
          <w:rFonts w:ascii="Times New Roman" w:hAnsi="Times New Roman"/>
          <w:i/>
          <w:iCs/>
          <w:sz w:val="20"/>
          <w:szCs w:val="20"/>
          <w:lang w:val="it-IT"/>
        </w:rPr>
        <w:t>ț</w:t>
      </w:r>
      <w:r w:rsidR="00545FC6" w:rsidRPr="002169AB">
        <w:rPr>
          <w:rFonts w:ascii="Times New Roman" w:hAnsi="Times New Roman"/>
          <w:i/>
          <w:iCs/>
          <w:sz w:val="20"/>
          <w:szCs w:val="20"/>
          <w:lang w:val="it-IT"/>
        </w:rPr>
        <w:t>ie explicat</w:t>
      </w:r>
      <w:r w:rsidR="007C11FA" w:rsidRPr="002169AB">
        <w:rPr>
          <w:rFonts w:ascii="Times New Roman" w:hAnsi="Times New Roman"/>
          <w:i/>
          <w:iCs/>
          <w:sz w:val="20"/>
          <w:szCs w:val="20"/>
          <w:lang w:val="it-IT"/>
        </w:rPr>
        <w:t>ă</w:t>
      </w:r>
    </w:p>
    <w:p w14:paraId="0B85DE62" w14:textId="5A7AF441" w:rsidR="00545FC6" w:rsidRPr="00545FC6" w:rsidRDefault="00545FC6" w:rsidP="00545FC6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</w:rPr>
      </w:pP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Sursa: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545FC6">
        <w:rPr>
          <w:rFonts w:ascii="Times New Roman" w:hAnsi="Times New Roman"/>
          <w:i/>
          <w:iCs/>
          <w:sz w:val="20"/>
          <w:szCs w:val="20"/>
        </w:rPr>
        <w:t>n R studio</w:t>
      </w:r>
    </w:p>
    <w:p w14:paraId="3C44D7B2" w14:textId="697259F6" w:rsidR="003565A8" w:rsidRDefault="003565A8" w:rsidP="005C139D">
      <w:pPr>
        <w:jc w:val="both"/>
        <w:rPr>
          <w:rFonts w:ascii="Times New Roman" w:hAnsi="Times New Roman"/>
        </w:rPr>
      </w:pPr>
      <w:r w:rsidRPr="002169AB">
        <w:rPr>
          <w:rFonts w:ascii="Times New Roman" w:hAnsi="Times New Roman"/>
          <w:lang w:val="it-IT"/>
        </w:rPr>
        <w:lastRenderedPageBreak/>
        <w:t>Prima component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principal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explic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39,31% din varian</w:t>
      </w:r>
      <w:r w:rsidR="007C11FA" w:rsidRPr="002169AB">
        <w:rPr>
          <w:rFonts w:ascii="Times New Roman" w:hAnsi="Times New Roman"/>
          <w:lang w:val="it-IT"/>
        </w:rPr>
        <w:t>ț</w:t>
      </w:r>
      <w:r w:rsidRPr="002169AB">
        <w:rPr>
          <w:rFonts w:ascii="Times New Roman" w:hAnsi="Times New Roman"/>
          <w:lang w:val="it-IT"/>
        </w:rPr>
        <w:t>a total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este definit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de variabilele care reflect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nivelul de dezvoltare economic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gradul de digitalizare al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>rilor analizate. Tabelul de mai jos prezint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corela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iile variabilelor cu prima component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principal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.</w:t>
      </w:r>
    </w:p>
    <w:p w14:paraId="543283EB" w14:textId="0FA0C886" w:rsidR="00545FC6" w:rsidRDefault="00545FC6" w:rsidP="003565A8">
      <w:pPr>
        <w:rPr>
          <w:rFonts w:ascii="Times New Roman" w:hAnsi="Times New Roman"/>
        </w:rPr>
      </w:pPr>
      <w:r w:rsidRPr="005F5BF8">
        <w:rPr>
          <w:rFonts w:ascii="Times New Roman" w:hAnsi="Times New Roman"/>
        </w:rPr>
        <w:drawing>
          <wp:anchor distT="0" distB="0" distL="114300" distR="114300" simplePos="0" relativeHeight="251676672" behindDoc="0" locked="0" layoutInCell="1" allowOverlap="1" wp14:anchorId="5BD3116D" wp14:editId="596265AD">
            <wp:simplePos x="0" y="0"/>
            <wp:positionH relativeFrom="column">
              <wp:posOffset>1384483</wp:posOffset>
            </wp:positionH>
            <wp:positionV relativeFrom="page">
              <wp:posOffset>1929122</wp:posOffset>
            </wp:positionV>
            <wp:extent cx="3412286" cy="2253071"/>
            <wp:effectExtent l="0" t="0" r="0" b="0"/>
            <wp:wrapNone/>
            <wp:docPr id="134232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2536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286" cy="2253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13A9E5" w14:textId="723C9552" w:rsidR="003565A8" w:rsidRDefault="003565A8" w:rsidP="003565A8">
      <w:pPr>
        <w:rPr>
          <w:rFonts w:ascii="Times New Roman" w:hAnsi="Times New Roman"/>
        </w:rPr>
      </w:pPr>
    </w:p>
    <w:p w14:paraId="6569950C" w14:textId="3BF1D3A6" w:rsidR="003565A8" w:rsidRDefault="003565A8" w:rsidP="003565A8">
      <w:pPr>
        <w:rPr>
          <w:rFonts w:ascii="Times New Roman" w:hAnsi="Times New Roman"/>
        </w:rPr>
      </w:pPr>
    </w:p>
    <w:p w14:paraId="1E87EBEA" w14:textId="6E924754" w:rsidR="003565A8" w:rsidRDefault="003565A8" w:rsidP="003565A8">
      <w:pPr>
        <w:rPr>
          <w:rFonts w:ascii="Times New Roman" w:hAnsi="Times New Roman"/>
        </w:rPr>
      </w:pPr>
    </w:p>
    <w:p w14:paraId="5F7241D4" w14:textId="2D93F660" w:rsidR="003565A8" w:rsidRDefault="003565A8" w:rsidP="003565A8">
      <w:pPr>
        <w:rPr>
          <w:rFonts w:ascii="Times New Roman" w:hAnsi="Times New Roman"/>
        </w:rPr>
      </w:pPr>
    </w:p>
    <w:p w14:paraId="3D544958" w14:textId="77777777" w:rsidR="003565A8" w:rsidRDefault="003565A8" w:rsidP="003565A8">
      <w:pPr>
        <w:rPr>
          <w:rFonts w:ascii="Times New Roman" w:hAnsi="Times New Roman"/>
        </w:rPr>
      </w:pPr>
    </w:p>
    <w:p w14:paraId="658E7AF3" w14:textId="27A09709" w:rsidR="003565A8" w:rsidRDefault="003565A8" w:rsidP="003565A8">
      <w:pPr>
        <w:rPr>
          <w:rFonts w:ascii="Times New Roman" w:hAnsi="Times New Roman"/>
        </w:rPr>
      </w:pPr>
    </w:p>
    <w:p w14:paraId="65E7088D" w14:textId="56E3BE13" w:rsidR="00545FC6" w:rsidRPr="00545FC6" w:rsidRDefault="00545FC6" w:rsidP="00545FC6">
      <w:pPr>
        <w:jc w:val="center"/>
        <w:rPr>
          <w:rFonts w:ascii="Times New Roman" w:hAnsi="Times New Roman"/>
          <w:i/>
          <w:iCs/>
          <w:sz w:val="20"/>
          <w:szCs w:val="20"/>
        </w:rPr>
      </w:pPr>
      <w:r w:rsidRPr="00545FC6">
        <w:rPr>
          <w:rFonts w:ascii="Times New Roman" w:hAnsi="Times New Roman"/>
          <w:i/>
          <w:iCs/>
          <w:sz w:val="20"/>
          <w:szCs w:val="20"/>
        </w:rPr>
        <w:t xml:space="preserve">Figura 3. </w:t>
      </w:r>
      <w:r w:rsidR="00BB33D4">
        <w:rPr>
          <w:rFonts w:ascii="Times New Roman" w:hAnsi="Times New Roman"/>
          <w:i/>
          <w:iCs/>
          <w:sz w:val="20"/>
          <w:szCs w:val="20"/>
        </w:rPr>
        <w:t>17</w:t>
      </w:r>
      <w:r w:rsidRPr="00545FC6">
        <w:rPr>
          <w:rFonts w:ascii="Times New Roman" w:hAnsi="Times New Roman"/>
          <w:i/>
          <w:iCs/>
          <w:sz w:val="20"/>
          <w:szCs w:val="20"/>
        </w:rPr>
        <w:t xml:space="preserve"> Contribu</w:t>
      </w:r>
      <w:r w:rsidR="007C11FA">
        <w:rPr>
          <w:rFonts w:ascii="Times New Roman" w:hAnsi="Times New Roman"/>
          <w:i/>
          <w:iCs/>
          <w:sz w:val="20"/>
          <w:szCs w:val="20"/>
        </w:rPr>
        <w:t>ț</w:t>
      </w:r>
      <w:r w:rsidRPr="00545FC6">
        <w:rPr>
          <w:rFonts w:ascii="Times New Roman" w:hAnsi="Times New Roman"/>
          <w:i/>
          <w:iCs/>
          <w:sz w:val="20"/>
          <w:szCs w:val="20"/>
        </w:rPr>
        <w:t>ia variabilelor la prima component</w:t>
      </w:r>
      <w:r w:rsidR="007C11FA">
        <w:rPr>
          <w:rFonts w:ascii="Times New Roman" w:hAnsi="Times New Roman"/>
          <w:i/>
          <w:iCs/>
          <w:sz w:val="20"/>
          <w:szCs w:val="20"/>
        </w:rPr>
        <w:t>ă</w:t>
      </w:r>
      <w:r w:rsidRPr="00545FC6">
        <w:rPr>
          <w:rFonts w:ascii="Times New Roman" w:hAnsi="Times New Roman"/>
          <w:i/>
          <w:iCs/>
          <w:sz w:val="20"/>
          <w:szCs w:val="20"/>
        </w:rPr>
        <w:t xml:space="preserve"> principal</w:t>
      </w:r>
      <w:r w:rsidR="007C11FA">
        <w:rPr>
          <w:rFonts w:ascii="Times New Roman" w:hAnsi="Times New Roman"/>
          <w:i/>
          <w:iCs/>
          <w:sz w:val="20"/>
          <w:szCs w:val="20"/>
        </w:rPr>
        <w:t>ă</w:t>
      </w:r>
    </w:p>
    <w:p w14:paraId="260FAF25" w14:textId="2AF750F8" w:rsidR="003565A8" w:rsidRDefault="00545FC6" w:rsidP="00545FC6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</w:rPr>
      </w:pP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Sursa: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545FC6">
        <w:rPr>
          <w:rFonts w:ascii="Times New Roman" w:hAnsi="Times New Roman"/>
          <w:i/>
          <w:iCs/>
          <w:sz w:val="20"/>
          <w:szCs w:val="20"/>
        </w:rPr>
        <w:t>n R studio</w:t>
      </w:r>
    </w:p>
    <w:p w14:paraId="3C7E5219" w14:textId="77777777" w:rsidR="00545FC6" w:rsidRPr="00545FC6" w:rsidRDefault="00545FC6" w:rsidP="00545FC6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</w:rPr>
      </w:pPr>
    </w:p>
    <w:p w14:paraId="42BEE360" w14:textId="4AA72494" w:rsidR="003565A8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Variabilele PIB per capita, Utilizatori internet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Servere securizate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coeficien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 de corela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ie de 0,939, 0,823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0,767, contribuind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mpreun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la 90,96% din iner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 primei componente principale. 88,1% din variabilitatea indicatorului PIB per capita este captat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de prima component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. Celelalte trei variabile, Pierderi, Incidente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timp de rezolvare au coeficien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 de corela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ie foarte slabi, neparticip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la structurarea acestei dimensiuni. Astfel, componenta principal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1 </w:t>
      </w:r>
      <w:r w:rsidRPr="002169AB">
        <w:rPr>
          <w:rFonts w:ascii="Times New Roman" w:hAnsi="Times New Roman"/>
          <w:lang w:val="it-IT"/>
        </w:rPr>
        <w:t>reprezint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componenta dezvolt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rii economice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digitale. Scorurile pozitive de pe aceast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axa reprezint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 xml:space="preserve">rile care au venituri mari, grad ridicat de utilizare a internetului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sisteme de securitate cibernetic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bine dezvoltate,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timp ce scorurile negative sugereaz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economii cu un nivel redus de digitalizare.</w:t>
      </w:r>
    </w:p>
    <w:p w14:paraId="3025B7E9" w14:textId="1779FFA8" w:rsidR="003565A8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 doua component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principal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explic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30,80% din varian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a total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este compus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din variabilele care descriu intensitatea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impactul financiar al atacurilor cibernetice. Tabelul de mai jos prezint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corela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iile variabilelor cu a doua component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principal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.</w:t>
      </w:r>
    </w:p>
    <w:p w14:paraId="320D3DE9" w14:textId="1EDDDDB8" w:rsidR="003565A8" w:rsidRDefault="003565A8" w:rsidP="003565A8">
      <w:pPr>
        <w:rPr>
          <w:rFonts w:ascii="Times New Roman" w:hAnsi="Times New Roman"/>
        </w:rPr>
      </w:pPr>
    </w:p>
    <w:p w14:paraId="410CEC6F" w14:textId="77777777" w:rsidR="003565A8" w:rsidRDefault="003565A8" w:rsidP="003565A8">
      <w:pPr>
        <w:rPr>
          <w:rFonts w:ascii="Times New Roman" w:hAnsi="Times New Roman"/>
        </w:rPr>
      </w:pPr>
    </w:p>
    <w:p w14:paraId="27D74188" w14:textId="42F26CEC" w:rsidR="003565A8" w:rsidRDefault="00545FC6" w:rsidP="003565A8">
      <w:pPr>
        <w:rPr>
          <w:rFonts w:ascii="Times New Roman" w:hAnsi="Times New Roman"/>
        </w:rPr>
      </w:pPr>
      <w:r w:rsidRPr="001F5C5B">
        <w:rPr>
          <w:rFonts w:ascii="Times New Roman" w:hAnsi="Times New Roman"/>
        </w:rPr>
        <w:lastRenderedPageBreak/>
        <w:drawing>
          <wp:anchor distT="0" distB="0" distL="114300" distR="114300" simplePos="0" relativeHeight="251677696" behindDoc="0" locked="0" layoutInCell="1" allowOverlap="1" wp14:anchorId="6616796D" wp14:editId="413B0E6B">
            <wp:simplePos x="0" y="0"/>
            <wp:positionH relativeFrom="column">
              <wp:posOffset>1317939</wp:posOffset>
            </wp:positionH>
            <wp:positionV relativeFrom="paragraph">
              <wp:posOffset>-652337</wp:posOffset>
            </wp:positionV>
            <wp:extent cx="3058885" cy="1951268"/>
            <wp:effectExtent l="0" t="0" r="8255" b="0"/>
            <wp:wrapNone/>
            <wp:docPr id="96245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5903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885" cy="1951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F9C4C5" w14:textId="77777777" w:rsidR="003565A8" w:rsidRDefault="003565A8" w:rsidP="003565A8">
      <w:pPr>
        <w:rPr>
          <w:rFonts w:ascii="Times New Roman" w:hAnsi="Times New Roman"/>
        </w:rPr>
      </w:pPr>
    </w:p>
    <w:p w14:paraId="13FE5C30" w14:textId="77777777" w:rsidR="003565A8" w:rsidRDefault="003565A8" w:rsidP="003565A8">
      <w:pPr>
        <w:rPr>
          <w:rFonts w:ascii="Times New Roman" w:hAnsi="Times New Roman"/>
        </w:rPr>
      </w:pPr>
    </w:p>
    <w:p w14:paraId="20234DC5" w14:textId="77777777" w:rsidR="003565A8" w:rsidRDefault="003565A8" w:rsidP="003565A8">
      <w:pPr>
        <w:rPr>
          <w:rFonts w:ascii="Times New Roman" w:hAnsi="Times New Roman"/>
        </w:rPr>
      </w:pPr>
    </w:p>
    <w:p w14:paraId="403BA31D" w14:textId="4366D7A9" w:rsidR="00545FC6" w:rsidRPr="00545FC6" w:rsidRDefault="00545FC6" w:rsidP="00545FC6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</w:rPr>
      </w:pPr>
      <w:r w:rsidRPr="00545FC6">
        <w:rPr>
          <w:rFonts w:ascii="Times New Roman" w:hAnsi="Times New Roman"/>
          <w:i/>
          <w:iCs/>
          <w:sz w:val="20"/>
          <w:szCs w:val="20"/>
        </w:rPr>
        <w:t>Figura 3.</w:t>
      </w:r>
      <w:r w:rsidR="00BB33D4">
        <w:rPr>
          <w:rFonts w:ascii="Times New Roman" w:hAnsi="Times New Roman"/>
          <w:i/>
          <w:iCs/>
          <w:sz w:val="20"/>
          <w:szCs w:val="20"/>
        </w:rPr>
        <w:t>18</w:t>
      </w:r>
      <w:r w:rsidRPr="00545FC6">
        <w:rPr>
          <w:rFonts w:ascii="Times New Roman" w:hAnsi="Times New Roman"/>
          <w:i/>
          <w:iCs/>
          <w:sz w:val="20"/>
          <w:szCs w:val="20"/>
        </w:rPr>
        <w:t xml:space="preserve"> Contribu</w:t>
      </w:r>
      <w:r w:rsidR="007C11FA">
        <w:rPr>
          <w:rFonts w:ascii="Times New Roman" w:hAnsi="Times New Roman"/>
          <w:i/>
          <w:iCs/>
          <w:sz w:val="20"/>
          <w:szCs w:val="20"/>
        </w:rPr>
        <w:t>ț</w:t>
      </w:r>
      <w:r w:rsidRPr="00545FC6">
        <w:rPr>
          <w:rFonts w:ascii="Times New Roman" w:hAnsi="Times New Roman"/>
          <w:i/>
          <w:iCs/>
          <w:sz w:val="20"/>
          <w:szCs w:val="20"/>
        </w:rPr>
        <w:t>ia variabilelor la prima component</w:t>
      </w:r>
      <w:r w:rsidR="007C11FA">
        <w:rPr>
          <w:rFonts w:ascii="Times New Roman" w:hAnsi="Times New Roman"/>
          <w:i/>
          <w:iCs/>
          <w:sz w:val="20"/>
          <w:szCs w:val="20"/>
        </w:rPr>
        <w:t>ă</w:t>
      </w:r>
      <w:r w:rsidRPr="00545FC6">
        <w:rPr>
          <w:rFonts w:ascii="Times New Roman" w:hAnsi="Times New Roman"/>
          <w:i/>
          <w:iCs/>
          <w:sz w:val="20"/>
          <w:szCs w:val="20"/>
        </w:rPr>
        <w:t xml:space="preserve"> principal</w:t>
      </w:r>
      <w:r w:rsidR="007C11FA">
        <w:rPr>
          <w:rFonts w:ascii="Times New Roman" w:hAnsi="Times New Roman"/>
          <w:i/>
          <w:iCs/>
          <w:sz w:val="20"/>
          <w:szCs w:val="20"/>
        </w:rPr>
        <w:t>ă</w:t>
      </w:r>
    </w:p>
    <w:p w14:paraId="26513FE3" w14:textId="44A865A0" w:rsidR="00545FC6" w:rsidRPr="00545FC6" w:rsidRDefault="00545FC6" w:rsidP="00545FC6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</w:rPr>
      </w:pP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Sursa: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545FC6">
        <w:rPr>
          <w:rFonts w:ascii="Times New Roman" w:hAnsi="Times New Roman"/>
          <w:i/>
          <w:iCs/>
          <w:sz w:val="20"/>
          <w:szCs w:val="20"/>
        </w:rPr>
        <w:t>n R studio</w:t>
      </w:r>
    </w:p>
    <w:p w14:paraId="4D2BD9D9" w14:textId="77777777" w:rsidR="00545FC6" w:rsidRDefault="00545FC6" w:rsidP="003565A8">
      <w:pPr>
        <w:rPr>
          <w:rFonts w:ascii="Times New Roman" w:hAnsi="Times New Roman"/>
        </w:rPr>
      </w:pPr>
    </w:p>
    <w:p w14:paraId="7D547730" w14:textId="51F5D430" w:rsidR="003565A8" w:rsidRPr="00545FC6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Variabilele Incidente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Pierderi explic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mpreun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87,92% din varia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 explicat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de aceast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component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, av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cele mai ridicate valori ale coeficien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ilor de corela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ie</w:t>
      </w:r>
      <w:r w:rsidRPr="002169AB">
        <w:rPr>
          <w:rFonts w:ascii="Times New Roman" w:hAnsi="Times New Roman"/>
          <w:lang w:val="it-IT"/>
        </w:rPr>
        <w:t xml:space="preserve">: 0,925 </w:t>
      </w:r>
      <w:r w:rsidR="007C11FA" w:rsidRPr="002169AB">
        <w:rPr>
          <w:rFonts w:ascii="Times New Roman" w:hAnsi="Times New Roman"/>
          <w:lang w:val="it-IT"/>
        </w:rPr>
        <w:t>ș</w:t>
      </w:r>
      <w:r>
        <w:rPr>
          <w:rFonts w:ascii="Times New Roman" w:hAnsi="Times New Roman"/>
        </w:rPr>
        <w:t>i 0,878. Aceste valori ridicate sugereaz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o leg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tur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direct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puternic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. Corela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iile celorlalte variabile cu a doua component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principal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sunt nesemficiative, av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contribu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ii relativ mici. </w:t>
      </w:r>
    </w:p>
    <w:p w14:paraId="2C6D77A8" w14:textId="6FE4B8D0" w:rsidR="003565A8" w:rsidRDefault="003565A8" w:rsidP="005C139D">
      <w:pPr>
        <w:jc w:val="both"/>
        <w:rPr>
          <w:rFonts w:ascii="Times New Roman" w:hAnsi="Times New Roman"/>
        </w:rPr>
      </w:pPr>
      <w:r w:rsidRPr="002169AB">
        <w:rPr>
          <w:rFonts w:ascii="Times New Roman" w:hAnsi="Times New Roman"/>
          <w:lang w:val="it-IT"/>
        </w:rPr>
        <w:t>Cercul corela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iilor ilustreaz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leg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tura dintre variabilele ini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iale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primele dou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componente principale. Primele dou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componente explic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aproximativ 70,1% din varia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 total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 datelor, dintre care prima component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explic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39,3% iar a doua component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30,8%.  </w:t>
      </w:r>
    </w:p>
    <w:p w14:paraId="7E942E63" w14:textId="0905EB52" w:rsidR="003565A8" w:rsidRDefault="00545FC6" w:rsidP="003565A8">
      <w:pPr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114300" distR="114300" simplePos="0" relativeHeight="251678720" behindDoc="0" locked="0" layoutInCell="1" allowOverlap="1" wp14:anchorId="5115DE10" wp14:editId="27791240">
            <wp:simplePos x="0" y="0"/>
            <wp:positionH relativeFrom="margin">
              <wp:posOffset>1581987</wp:posOffset>
            </wp:positionH>
            <wp:positionV relativeFrom="paragraph">
              <wp:posOffset>53563</wp:posOffset>
            </wp:positionV>
            <wp:extent cx="3536950" cy="2694305"/>
            <wp:effectExtent l="0" t="0" r="6350" b="0"/>
            <wp:wrapNone/>
            <wp:docPr id="843342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14" r="15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5C47B50" w14:textId="77777777" w:rsidR="003565A8" w:rsidRDefault="003565A8" w:rsidP="003565A8">
      <w:pPr>
        <w:rPr>
          <w:rFonts w:ascii="Times New Roman" w:hAnsi="Times New Roman"/>
        </w:rPr>
      </w:pPr>
    </w:p>
    <w:p w14:paraId="2DBB5C8B" w14:textId="64A42AAC" w:rsidR="003565A8" w:rsidRDefault="003565A8" w:rsidP="003565A8">
      <w:pPr>
        <w:rPr>
          <w:rFonts w:ascii="Times New Roman" w:hAnsi="Times New Roman"/>
        </w:rPr>
      </w:pPr>
    </w:p>
    <w:p w14:paraId="07DA07FB" w14:textId="77777777" w:rsidR="003565A8" w:rsidRDefault="003565A8" w:rsidP="003565A8">
      <w:pPr>
        <w:rPr>
          <w:rFonts w:ascii="Times New Roman" w:hAnsi="Times New Roman"/>
        </w:rPr>
      </w:pPr>
    </w:p>
    <w:p w14:paraId="5270E699" w14:textId="77777777" w:rsidR="003565A8" w:rsidRDefault="003565A8" w:rsidP="003565A8">
      <w:pPr>
        <w:rPr>
          <w:rFonts w:ascii="Times New Roman" w:hAnsi="Times New Roman"/>
        </w:rPr>
      </w:pPr>
    </w:p>
    <w:p w14:paraId="504B612F" w14:textId="77777777" w:rsidR="003565A8" w:rsidRPr="002169AB" w:rsidRDefault="003565A8" w:rsidP="003565A8">
      <w:pPr>
        <w:rPr>
          <w:rFonts w:ascii="Times New Roman" w:hAnsi="Times New Roman"/>
          <w:lang w:val="it-IT"/>
        </w:rPr>
      </w:pPr>
    </w:p>
    <w:p w14:paraId="76DC2D99" w14:textId="77777777" w:rsidR="003565A8" w:rsidRDefault="003565A8" w:rsidP="003565A8">
      <w:pPr>
        <w:rPr>
          <w:rFonts w:ascii="Times New Roman" w:hAnsi="Times New Roman"/>
        </w:rPr>
      </w:pPr>
    </w:p>
    <w:p w14:paraId="77CE4B80" w14:textId="77777777" w:rsidR="003565A8" w:rsidRDefault="003565A8" w:rsidP="003565A8">
      <w:pPr>
        <w:rPr>
          <w:rFonts w:ascii="Times New Roman" w:hAnsi="Times New Roman"/>
        </w:rPr>
      </w:pPr>
    </w:p>
    <w:p w14:paraId="1813BEF8" w14:textId="073978D1" w:rsidR="00545FC6" w:rsidRPr="00545FC6" w:rsidRDefault="00545FC6" w:rsidP="00545FC6">
      <w:pPr>
        <w:jc w:val="center"/>
        <w:rPr>
          <w:rFonts w:ascii="Times New Roman" w:hAnsi="Times New Roman"/>
          <w:i/>
          <w:iCs/>
          <w:sz w:val="20"/>
          <w:szCs w:val="20"/>
        </w:rPr>
      </w:pPr>
      <w:r w:rsidRPr="00545FC6">
        <w:rPr>
          <w:rFonts w:ascii="Times New Roman" w:hAnsi="Times New Roman"/>
          <w:i/>
          <w:iCs/>
          <w:sz w:val="20"/>
          <w:szCs w:val="20"/>
        </w:rPr>
        <w:t>Figura 3.</w:t>
      </w:r>
      <w:r w:rsidR="00BB33D4">
        <w:rPr>
          <w:rFonts w:ascii="Times New Roman" w:hAnsi="Times New Roman"/>
          <w:i/>
          <w:iCs/>
          <w:sz w:val="20"/>
          <w:szCs w:val="20"/>
        </w:rPr>
        <w:t>19</w:t>
      </w:r>
      <w:r w:rsidRPr="00545FC6">
        <w:rPr>
          <w:rFonts w:ascii="Times New Roman" w:hAnsi="Times New Roman"/>
          <w:i/>
          <w:iCs/>
          <w:sz w:val="20"/>
          <w:szCs w:val="20"/>
        </w:rPr>
        <w:t xml:space="preserve"> Cercul corela</w:t>
      </w:r>
      <w:r w:rsidR="007C11FA">
        <w:rPr>
          <w:rFonts w:ascii="Times New Roman" w:hAnsi="Times New Roman"/>
          <w:i/>
          <w:iCs/>
          <w:sz w:val="20"/>
          <w:szCs w:val="20"/>
        </w:rPr>
        <w:t>ț</w:t>
      </w:r>
      <w:r w:rsidRPr="00545FC6">
        <w:rPr>
          <w:rFonts w:ascii="Times New Roman" w:hAnsi="Times New Roman"/>
          <w:i/>
          <w:iCs/>
          <w:sz w:val="20"/>
          <w:szCs w:val="20"/>
        </w:rPr>
        <w:t>iilor</w:t>
      </w:r>
    </w:p>
    <w:p w14:paraId="05D5BBA2" w14:textId="1216E736" w:rsidR="00545FC6" w:rsidRPr="00545FC6" w:rsidDel="00197FF5" w:rsidRDefault="00545FC6" w:rsidP="00545FC6">
      <w:pPr>
        <w:spacing w:line="240" w:lineRule="auto"/>
        <w:jc w:val="center"/>
        <w:rPr>
          <w:del w:id="310" w:author="Daniela" w:date="2026-06-16T21:44:00Z" w16du:dateUtc="2026-06-16T18:44:00Z"/>
          <w:rFonts w:ascii="Times New Roman" w:hAnsi="Times New Roman"/>
          <w:i/>
          <w:iCs/>
          <w:sz w:val="20"/>
          <w:szCs w:val="20"/>
        </w:rPr>
      </w:pP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Sursa: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545FC6">
        <w:rPr>
          <w:rFonts w:ascii="Times New Roman" w:hAnsi="Times New Roman"/>
          <w:i/>
          <w:iCs/>
          <w:sz w:val="20"/>
          <w:szCs w:val="20"/>
        </w:rPr>
        <w:t>n R studio</w:t>
      </w:r>
    </w:p>
    <w:p w14:paraId="4B729548" w14:textId="77777777" w:rsidR="00545FC6" w:rsidDel="00197FF5" w:rsidRDefault="00545FC6" w:rsidP="003565A8">
      <w:pPr>
        <w:rPr>
          <w:del w:id="311" w:author="Daniela" w:date="2026-06-16T21:44:00Z" w16du:dateUtc="2026-06-16T18:44:00Z"/>
          <w:rFonts w:ascii="Times New Roman" w:hAnsi="Times New Roman"/>
        </w:rPr>
      </w:pPr>
    </w:p>
    <w:p w14:paraId="403376B2" w14:textId="77777777" w:rsidR="003565A8" w:rsidRDefault="003565A8">
      <w:pPr>
        <w:spacing w:line="240" w:lineRule="auto"/>
        <w:jc w:val="center"/>
        <w:rPr>
          <w:rFonts w:ascii="Times New Roman" w:hAnsi="Times New Roman"/>
        </w:rPr>
        <w:pPrChange w:id="312" w:author="Daniela" w:date="2026-06-16T21:44:00Z" w16du:dateUtc="2026-06-16T18:44:00Z">
          <w:pPr/>
        </w:pPrChange>
      </w:pPr>
    </w:p>
    <w:p w14:paraId="115D549F" w14:textId="136234D9" w:rsidR="003565A8" w:rsidRDefault="007C11FA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Î</w:t>
      </w:r>
      <w:r w:rsidR="003565A8">
        <w:rPr>
          <w:rFonts w:ascii="Times New Roman" w:hAnsi="Times New Roman"/>
        </w:rPr>
        <w:t>n urma analizei cercului corela</w:t>
      </w:r>
      <w:r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>iilor se remarc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dou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grupuri de vectori. Primul grup se afl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pe axa primei componente principale </w:t>
      </w:r>
      <w:r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 xml:space="preserve">i cuprinde PIB per capita, Utilizatori internet </w:t>
      </w:r>
      <w:r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>i Servere securizate. Unghiul dintre vectorii asocia</w:t>
      </w:r>
      <w:r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>i acestor variabile este mic, confirm</w:t>
      </w:r>
      <w:r>
        <w:rPr>
          <w:rFonts w:ascii="Times New Roman" w:hAnsi="Times New Roman"/>
        </w:rPr>
        <w:t>â</w:t>
      </w:r>
      <w:r w:rsidR="003565A8">
        <w:rPr>
          <w:rFonts w:ascii="Times New Roman" w:hAnsi="Times New Roman"/>
        </w:rPr>
        <w:t>nd corela</w:t>
      </w:r>
      <w:r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>ia ridicat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dintre ace</w:t>
      </w:r>
      <w:r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>ti indicatori. Acest aspect sgureaz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faptul c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prima component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prezint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nivelul de dezvoltare economic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>i digital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al </w:t>
      </w:r>
      <w:r>
        <w:rPr>
          <w:rFonts w:ascii="Times New Roman" w:hAnsi="Times New Roman"/>
        </w:rPr>
        <w:t>ță</w:t>
      </w:r>
      <w:r w:rsidR="003565A8">
        <w:rPr>
          <w:rFonts w:ascii="Times New Roman" w:hAnsi="Times New Roman"/>
        </w:rPr>
        <w:t xml:space="preserve">rilor incluse </w:t>
      </w:r>
      <w:r>
        <w:rPr>
          <w:rFonts w:ascii="Times New Roman" w:hAnsi="Times New Roman"/>
        </w:rPr>
        <w:t>î</w:t>
      </w:r>
      <w:r w:rsidR="003565A8">
        <w:rPr>
          <w:rFonts w:ascii="Times New Roman" w:hAnsi="Times New Roman"/>
        </w:rPr>
        <w:t>n analiz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. Al doilea grup este orientat </w:t>
      </w:r>
      <w:r>
        <w:rPr>
          <w:rFonts w:ascii="Times New Roman" w:hAnsi="Times New Roman"/>
        </w:rPr>
        <w:t>î</w:t>
      </w:r>
      <w:r w:rsidR="003565A8">
        <w:rPr>
          <w:rFonts w:ascii="Times New Roman" w:hAnsi="Times New Roman"/>
        </w:rPr>
        <w:t>n partea superioar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a graficului </w:t>
      </w:r>
      <w:r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>i prezint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corela</w:t>
      </w:r>
      <w:r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 xml:space="preserve">ii pozitive </w:t>
      </w:r>
      <w:r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>i puternice cu a doua component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principal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>. Variabila Timp de rezolvare este pozi</w:t>
      </w:r>
      <w:r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>ionat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î</w:t>
      </w:r>
      <w:r w:rsidR="003565A8">
        <w:rPr>
          <w:rFonts w:ascii="Times New Roman" w:hAnsi="Times New Roman"/>
        </w:rPr>
        <w:t>n partea st</w:t>
      </w:r>
      <w:r>
        <w:rPr>
          <w:rFonts w:ascii="Times New Roman" w:hAnsi="Times New Roman"/>
        </w:rPr>
        <w:t>â</w:t>
      </w:r>
      <w:r w:rsidR="003565A8">
        <w:rPr>
          <w:rFonts w:ascii="Times New Roman" w:hAnsi="Times New Roman"/>
        </w:rPr>
        <w:t>ng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a graficului, prezent</w:t>
      </w:r>
      <w:r>
        <w:rPr>
          <w:rFonts w:ascii="Times New Roman" w:hAnsi="Times New Roman"/>
        </w:rPr>
        <w:t>â</w:t>
      </w:r>
      <w:r w:rsidR="003565A8">
        <w:rPr>
          <w:rFonts w:ascii="Times New Roman" w:hAnsi="Times New Roman"/>
        </w:rPr>
        <w:t>nd o contribu</w:t>
      </w:r>
      <w:r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>ie redus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la cele dou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componente principale. </w:t>
      </w:r>
    </w:p>
    <w:p w14:paraId="448415F4" w14:textId="1933522C" w:rsidR="003565A8" w:rsidRDefault="00197FF5" w:rsidP="003565A8">
      <w:pPr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114300" distR="114300" simplePos="0" relativeHeight="251679744" behindDoc="0" locked="0" layoutInCell="1" allowOverlap="1" wp14:anchorId="26B5EB57" wp14:editId="14AA9678">
            <wp:simplePos x="0" y="0"/>
            <wp:positionH relativeFrom="margin">
              <wp:posOffset>313690</wp:posOffset>
            </wp:positionH>
            <wp:positionV relativeFrom="margin">
              <wp:posOffset>2238375</wp:posOffset>
            </wp:positionV>
            <wp:extent cx="5547360" cy="2975610"/>
            <wp:effectExtent l="0" t="0" r="0" b="0"/>
            <wp:wrapNone/>
            <wp:docPr id="1942492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97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4B0257" w14:textId="551EC9DF" w:rsidR="003565A8" w:rsidRDefault="003565A8" w:rsidP="003565A8">
      <w:pPr>
        <w:rPr>
          <w:rFonts w:ascii="Times New Roman" w:hAnsi="Times New Roman"/>
        </w:rPr>
      </w:pPr>
    </w:p>
    <w:p w14:paraId="4AA58F22" w14:textId="77777777" w:rsidR="003565A8" w:rsidRDefault="003565A8" w:rsidP="003565A8">
      <w:pPr>
        <w:rPr>
          <w:rFonts w:ascii="Times New Roman" w:hAnsi="Times New Roman"/>
        </w:rPr>
      </w:pPr>
    </w:p>
    <w:p w14:paraId="4C70E8C9" w14:textId="738A94C4" w:rsidR="003565A8" w:rsidRDefault="003565A8" w:rsidP="003565A8">
      <w:pPr>
        <w:rPr>
          <w:rFonts w:ascii="Times New Roman" w:hAnsi="Times New Roman"/>
        </w:rPr>
      </w:pPr>
    </w:p>
    <w:p w14:paraId="229F5444" w14:textId="77777777" w:rsidR="003565A8" w:rsidRDefault="003565A8" w:rsidP="003565A8">
      <w:pPr>
        <w:rPr>
          <w:rFonts w:ascii="Times New Roman" w:hAnsi="Times New Roman"/>
        </w:rPr>
      </w:pPr>
    </w:p>
    <w:p w14:paraId="55708819" w14:textId="195448C6" w:rsidR="003565A8" w:rsidRDefault="003565A8" w:rsidP="003565A8">
      <w:pPr>
        <w:rPr>
          <w:rFonts w:ascii="Times New Roman" w:hAnsi="Times New Roman"/>
        </w:rPr>
      </w:pPr>
    </w:p>
    <w:p w14:paraId="5922074A" w14:textId="77777777" w:rsidR="003565A8" w:rsidRDefault="003565A8" w:rsidP="003565A8">
      <w:pPr>
        <w:rPr>
          <w:rFonts w:ascii="Times New Roman" w:hAnsi="Times New Roman"/>
        </w:rPr>
      </w:pPr>
    </w:p>
    <w:p w14:paraId="097E846B" w14:textId="4D00A724" w:rsidR="003565A8" w:rsidRDefault="003565A8" w:rsidP="003565A8">
      <w:pPr>
        <w:rPr>
          <w:rFonts w:ascii="Times New Roman" w:hAnsi="Times New Roman"/>
        </w:rPr>
      </w:pPr>
    </w:p>
    <w:p w14:paraId="55AAAAE0" w14:textId="35D47825" w:rsidR="003565A8" w:rsidRDefault="003565A8" w:rsidP="003565A8">
      <w:pPr>
        <w:rPr>
          <w:rFonts w:ascii="Times New Roman" w:hAnsi="Times New Roman"/>
        </w:rPr>
      </w:pPr>
    </w:p>
    <w:p w14:paraId="512667BF" w14:textId="5D7652B9" w:rsidR="00545FC6" w:rsidRPr="00545FC6" w:rsidRDefault="00545FC6" w:rsidP="005C139D">
      <w:pPr>
        <w:jc w:val="center"/>
        <w:rPr>
          <w:rFonts w:ascii="Times New Roman" w:hAnsi="Times New Roman"/>
          <w:i/>
          <w:iCs/>
          <w:sz w:val="20"/>
          <w:szCs w:val="20"/>
        </w:rPr>
      </w:pPr>
      <w:r w:rsidRPr="00545FC6">
        <w:rPr>
          <w:rFonts w:ascii="Times New Roman" w:hAnsi="Times New Roman"/>
          <w:i/>
          <w:iCs/>
          <w:sz w:val="20"/>
          <w:szCs w:val="20"/>
        </w:rPr>
        <w:t>Figura 3.</w:t>
      </w:r>
      <w:r w:rsidR="00BB33D4">
        <w:rPr>
          <w:rFonts w:ascii="Times New Roman" w:hAnsi="Times New Roman"/>
          <w:i/>
          <w:iCs/>
          <w:sz w:val="20"/>
          <w:szCs w:val="20"/>
        </w:rPr>
        <w:t>20</w:t>
      </w:r>
      <w:r w:rsidRPr="00545FC6">
        <w:rPr>
          <w:rFonts w:ascii="Times New Roman" w:hAnsi="Times New Roman"/>
          <w:i/>
          <w:iCs/>
          <w:sz w:val="20"/>
          <w:szCs w:val="20"/>
        </w:rPr>
        <w:t xml:space="preserve"> Reprezentarea </w:t>
      </w:r>
      <w:r w:rsidR="007C11FA">
        <w:rPr>
          <w:rFonts w:ascii="Times New Roman" w:hAnsi="Times New Roman"/>
          <w:i/>
          <w:iCs/>
          <w:sz w:val="20"/>
          <w:szCs w:val="20"/>
        </w:rPr>
        <w:t>ță</w:t>
      </w:r>
      <w:r w:rsidRPr="00545FC6">
        <w:rPr>
          <w:rFonts w:ascii="Times New Roman" w:hAnsi="Times New Roman"/>
          <w:i/>
          <w:iCs/>
          <w:sz w:val="20"/>
          <w:szCs w:val="20"/>
        </w:rPr>
        <w:t xml:space="preserve">rilor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545FC6">
        <w:rPr>
          <w:rFonts w:ascii="Times New Roman" w:hAnsi="Times New Roman"/>
          <w:i/>
          <w:iCs/>
          <w:sz w:val="20"/>
          <w:szCs w:val="20"/>
        </w:rPr>
        <w:t>n spa</w:t>
      </w:r>
      <w:r w:rsidR="007C11FA">
        <w:rPr>
          <w:rFonts w:ascii="Times New Roman" w:hAnsi="Times New Roman"/>
          <w:i/>
          <w:iCs/>
          <w:sz w:val="20"/>
          <w:szCs w:val="20"/>
        </w:rPr>
        <w:t>ț</w:t>
      </w:r>
      <w:r w:rsidRPr="00545FC6">
        <w:rPr>
          <w:rFonts w:ascii="Times New Roman" w:hAnsi="Times New Roman"/>
          <w:i/>
          <w:iCs/>
          <w:sz w:val="20"/>
          <w:szCs w:val="20"/>
        </w:rPr>
        <w:t>iul primelor dou</w:t>
      </w:r>
      <w:r w:rsidR="007C11FA">
        <w:rPr>
          <w:rFonts w:ascii="Times New Roman" w:hAnsi="Times New Roman"/>
          <w:i/>
          <w:iCs/>
          <w:sz w:val="20"/>
          <w:szCs w:val="20"/>
        </w:rPr>
        <w:t>ă</w:t>
      </w:r>
      <w:r w:rsidRPr="00545FC6">
        <w:rPr>
          <w:rFonts w:ascii="Times New Roman" w:hAnsi="Times New Roman"/>
          <w:i/>
          <w:iCs/>
          <w:sz w:val="20"/>
          <w:szCs w:val="20"/>
        </w:rPr>
        <w:t xml:space="preserve"> componente principale</w:t>
      </w:r>
    </w:p>
    <w:p w14:paraId="0F6A4173" w14:textId="77777777" w:rsidR="003565A8" w:rsidRDefault="003565A8" w:rsidP="003565A8">
      <w:pPr>
        <w:rPr>
          <w:rFonts w:ascii="Times New Roman" w:hAnsi="Times New Roman"/>
        </w:rPr>
      </w:pPr>
    </w:p>
    <w:p w14:paraId="7A5D85BB" w14:textId="25FB6BBD" w:rsidR="003565A8" w:rsidRPr="00C164C2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Graficul de mai sus prezint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reprezentarea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 xml:space="preserve">rilor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spa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iul primelor dou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componente principale</w:t>
      </w:r>
      <w:r w:rsidRPr="002169AB">
        <w:rPr>
          <w:rFonts w:ascii="Times New Roman" w:hAnsi="Times New Roman"/>
          <w:lang w:val="it-IT"/>
        </w:rPr>
        <w:t>: dezvoltarea economic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digital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expunerea la amenin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>ri cibernetice. Prima component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principal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este pozi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ionat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pe axa orizontal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, explic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39,3% din varia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 total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 datelor. A doua component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principal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este reprezentat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pe axa vertical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explic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30,8% din varia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 datelor. Fiecare punct reprezint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o observa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ie 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-an, iar culoarea acestora indic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ara de provinien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>, permi</w:t>
      </w:r>
      <w:r w:rsidR="007C11FA">
        <w:rPr>
          <w:rFonts w:ascii="Times New Roman" w:hAnsi="Times New Roman"/>
        </w:rPr>
        <w:t>țâ</w:t>
      </w:r>
      <w:r>
        <w:rPr>
          <w:rFonts w:ascii="Times New Roman" w:hAnsi="Times New Roman"/>
        </w:rPr>
        <w:t>nd analiza fiec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rei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 xml:space="preserve">ri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perioada 2015-2024.</w:t>
      </w:r>
    </w:p>
    <w:p w14:paraId="70E05689" w14:textId="00FA82C3" w:rsidR="003565A8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Cadranul din dreapta corespunde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>rilor care au un nivel ridicat de dezvoltare digital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economic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, iar cel din st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nga este reprezentativ pentru economiile cu digitalizare mai redus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. Pe axa vertical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, partea superioar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caracterizeaz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perioadele cu un num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r ridicat de atacuri cibernetice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pierderi financiare, pe c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zona inferioar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corespunde perioadelor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care atacurile cibernetice au o frecven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 xml:space="preserve"> redus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. </w:t>
      </w:r>
    </w:p>
    <w:p w14:paraId="6964AC7E" w14:textId="2C142A0C" w:rsidR="003565A8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Statele Unite ale Americii sunt pozi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ionate preponderent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partea dreapt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 graficului, av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cele mai mari valori pe prima component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principal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,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i, prin urmare, un nivel foarte bun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ceea ce prive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te dezvoltarea digital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infrastructura de secutitate. Punctele pentru SUA sunt dispersate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pe axa celei de-a doua componente principale, at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 xml:space="preserve">t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zona superioar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, c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 xml:space="preserve">t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cea inferioar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. Prin urmare, activitatea cibernetic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nregistrat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 fost diferit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de la un an la altul 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SUA. Pentru Australia observa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iile sunt pozi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ionate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zone asem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n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toare</w:t>
      </w:r>
      <w:r w:rsidRPr="002169AB">
        <w:rPr>
          <w:rFonts w:ascii="Times New Roman" w:hAnsi="Times New Roman"/>
          <w:lang w:val="it-IT"/>
        </w:rPr>
        <w:t xml:space="preserve">: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partea dreapt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pentru prima component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principal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distribuite pe ambele sensuri ale axei celei de-a doua componente principale. </w:t>
      </w:r>
    </w:p>
    <w:p w14:paraId="563A5F2C" w14:textId="348F90AF" w:rsidR="003565A8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Fran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a, Regatul Unit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Japonia sunt pozi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ionate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zona central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pozitiv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 primei componente principale. Aceste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 xml:space="preserve">ri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varia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ii moderate pentru a doua component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principal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, reflect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un nivel de economii dezvoltate dar un nivel de infrastructur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pentru securitate cibernetic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mai redus, comparativ cu Australia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SUA. </w:t>
      </w:r>
    </w:p>
    <w:p w14:paraId="18620F6D" w14:textId="00C311BE" w:rsidR="003565A8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India, Brazilia, China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Rusia sunt grupate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partea din st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nga a graficului, av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scoruri negative pentru prima component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principal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. Acest lucru sugereaz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faptul 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>rile men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ionate au economii emergente, iar procesul de digitalizare este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 xml:space="preserve">n proces de consolidare. De asemenea, India, Brazilia, China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Rusia prezint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varia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ii pe axa vertical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, av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 observa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ii at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 xml:space="preserve">t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partea superioar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, c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 xml:space="preserve">t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partea inferioar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. Prin urmare, chiar dac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aceste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>ri au infrastructura digital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mai redus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, ele pot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nregistra perioade de activitate cibernetic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intens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. </w:t>
      </w:r>
    </w:p>
    <w:p w14:paraId="04F6866B" w14:textId="6B5AC1B5" w:rsidR="003565A8" w:rsidRDefault="007C11FA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Î</w:t>
      </w:r>
      <w:r w:rsidR="003565A8">
        <w:rPr>
          <w:rFonts w:ascii="Times New Roman" w:hAnsi="Times New Roman"/>
        </w:rPr>
        <w:t>n ansamblu, graficul confirm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faptul c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primele dou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componente principale reu</w:t>
      </w:r>
      <w:r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>esc s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eviden</w:t>
      </w:r>
      <w:r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>ieze principalele diferen</w:t>
      </w:r>
      <w:r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 xml:space="preserve">e dintre state, </w:t>
      </w:r>
      <w:r>
        <w:rPr>
          <w:rFonts w:ascii="Times New Roman" w:hAnsi="Times New Roman"/>
        </w:rPr>
        <w:t>î</w:t>
      </w:r>
      <w:r w:rsidR="003565A8">
        <w:rPr>
          <w:rFonts w:ascii="Times New Roman" w:hAnsi="Times New Roman"/>
        </w:rPr>
        <w:t>n ceea ce prive</w:t>
      </w:r>
      <w:r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>te dezvoltarea digital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>i impactul economic al atacurilor cibernetice.</w:t>
      </w:r>
    </w:p>
    <w:p w14:paraId="2159FDFF" w14:textId="77777777" w:rsidR="00545FC6" w:rsidRDefault="00545FC6" w:rsidP="003565A8">
      <w:pPr>
        <w:rPr>
          <w:rFonts w:ascii="Times New Roman" w:hAnsi="Times New Roman"/>
        </w:rPr>
      </w:pPr>
    </w:p>
    <w:p w14:paraId="72DB963B" w14:textId="77777777" w:rsidR="00545FC6" w:rsidRDefault="00545FC6" w:rsidP="003565A8">
      <w:pPr>
        <w:rPr>
          <w:rFonts w:ascii="Times New Roman" w:hAnsi="Times New Roman"/>
        </w:rPr>
      </w:pPr>
    </w:p>
    <w:p w14:paraId="008F64BB" w14:textId="20EC29F4" w:rsidR="003565A8" w:rsidRDefault="00545FC6" w:rsidP="00545FC6">
      <w:pPr>
        <w:pStyle w:val="Heading2"/>
        <w:jc w:val="center"/>
        <w:rPr>
          <w:rFonts w:ascii="Times New Roman" w:hAnsi="Times New Roman"/>
          <w:color w:val="auto"/>
        </w:rPr>
      </w:pPr>
      <w:bookmarkStart w:id="313" w:name="_Toc231638702"/>
      <w:r w:rsidRPr="00545FC6">
        <w:rPr>
          <w:rFonts w:ascii="Times New Roman" w:hAnsi="Times New Roman"/>
          <w:color w:val="auto"/>
        </w:rPr>
        <w:lastRenderedPageBreak/>
        <w:t xml:space="preserve">3.5 </w:t>
      </w:r>
      <w:r w:rsidR="003565A8" w:rsidRPr="00545FC6">
        <w:rPr>
          <w:rFonts w:ascii="Times New Roman" w:hAnsi="Times New Roman"/>
          <w:color w:val="auto"/>
        </w:rPr>
        <w:t>Analiza cluster</w:t>
      </w:r>
      <w:bookmarkEnd w:id="313"/>
    </w:p>
    <w:p w14:paraId="65624692" w14:textId="77777777" w:rsidR="00545FC6" w:rsidRPr="00545FC6" w:rsidRDefault="00545FC6" w:rsidP="00545FC6"/>
    <w:p w14:paraId="181813B5" w14:textId="6D24248F" w:rsidR="003565A8" w:rsidRDefault="003565A8" w:rsidP="005C139D">
      <w:pPr>
        <w:jc w:val="both"/>
        <w:rPr>
          <w:rFonts w:ascii="Times New Roman" w:hAnsi="Times New Roman"/>
        </w:rPr>
      </w:pPr>
      <w:r w:rsidRPr="00F2689E">
        <w:rPr>
          <w:rFonts w:ascii="Times New Roman" w:hAnsi="Times New Roman"/>
        </w:rPr>
        <w:t xml:space="preserve">Am </w:t>
      </w:r>
      <w:r>
        <w:rPr>
          <w:rFonts w:ascii="Times New Roman" w:hAnsi="Times New Roman"/>
        </w:rPr>
        <w:t>decis s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folosesc analiza cluster pentru a identifica grupurile de observa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ii care au profil similar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ceea ce prive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te rela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 dintre expunerea la atacuri cibernetice, dezvoltarea economic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infrastructura digital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. Metoda abordat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folose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te clusteringul ierarhic prin metoda Ward pentru determinarea num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rului optim de clustere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structura datelor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algoritmul K-means.</w:t>
      </w:r>
    </w:p>
    <w:p w14:paraId="6EB8BBF4" w14:textId="41E69BCE" w:rsidR="003565A8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Am folosit scorurile primelor </w:t>
      </w:r>
      <w:r w:rsidRPr="002169AB">
        <w:rPr>
          <w:rFonts w:ascii="Times New Roman" w:hAnsi="Times New Roman"/>
          <w:lang w:val="it-IT"/>
        </w:rPr>
        <w:t>dou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componente principale ob</w:t>
      </w:r>
      <w:r w:rsidR="007C11FA" w:rsidRPr="002169AB">
        <w:rPr>
          <w:rFonts w:ascii="Times New Roman" w:hAnsi="Times New Roman"/>
          <w:lang w:val="it-IT"/>
        </w:rPr>
        <w:t>ț</w:t>
      </w:r>
      <w:r w:rsidRPr="002169AB">
        <w:rPr>
          <w:rFonts w:ascii="Times New Roman" w:hAnsi="Times New Roman"/>
          <w:lang w:val="it-IT"/>
        </w:rPr>
        <w:t xml:space="preserve">inute </w:t>
      </w:r>
      <w:r w:rsidR="007C11FA" w:rsidRPr="002169AB">
        <w:rPr>
          <w:rFonts w:ascii="Times New Roman" w:hAnsi="Times New Roman"/>
          <w:lang w:val="it-IT"/>
        </w:rPr>
        <w:t>î</w:t>
      </w:r>
      <w:r w:rsidRPr="002169AB">
        <w:rPr>
          <w:rFonts w:ascii="Times New Roman" w:hAnsi="Times New Roman"/>
          <w:lang w:val="it-IT"/>
        </w:rPr>
        <w:t>n etapa anterioar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ca date de intrare pentru analiza cluster. Pentru a evalua stabilitatea structurii identificate am folosit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comparat trei metode de cluster ierarhic: agregarea simpl</w:t>
      </w:r>
      <w:r w:rsidR="007C11FA">
        <w:rPr>
          <w:rFonts w:ascii="Times New Roman" w:hAnsi="Times New Roman"/>
        </w:rPr>
        <w:t>ă</w:t>
      </w:r>
      <w:r w:rsidRPr="002169AB">
        <w:rPr>
          <w:rFonts w:ascii="Times New Roman" w:hAnsi="Times New Roman"/>
          <w:lang w:val="it-IT"/>
        </w:rPr>
        <w:t>, complet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metoda ward. Dendogramele comparative din figura de mai jos prezint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diferen</w:t>
      </w:r>
      <w:r w:rsidR="007C11FA" w:rsidRPr="002169AB">
        <w:rPr>
          <w:rFonts w:ascii="Times New Roman" w:hAnsi="Times New Roman"/>
          <w:lang w:val="it-IT"/>
        </w:rPr>
        <w:t>ț</w:t>
      </w:r>
      <w:r w:rsidRPr="002169AB">
        <w:rPr>
          <w:rFonts w:ascii="Times New Roman" w:hAnsi="Times New Roman"/>
          <w:lang w:val="it-IT"/>
        </w:rPr>
        <w:t>a dintre cele trei metode de grupare ierarhic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folosite: agregarea simpl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produce clustere alungite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 xml:space="preserve">i dezechilibrate, </w:t>
      </w:r>
      <w:r w:rsidR="007C11FA" w:rsidRPr="002169AB">
        <w:rPr>
          <w:rFonts w:ascii="Times New Roman" w:hAnsi="Times New Roman"/>
          <w:lang w:val="it-IT"/>
        </w:rPr>
        <w:t>î</w:t>
      </w:r>
      <w:r w:rsidRPr="002169AB">
        <w:rPr>
          <w:rFonts w:ascii="Times New Roman" w:hAnsi="Times New Roman"/>
          <w:lang w:val="it-IT"/>
        </w:rPr>
        <w:t>n timp ce metoda complet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genereaz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structuri mai compacte, darcu valori mari ale dimensiunilor. </w:t>
      </w:r>
      <w:r>
        <w:rPr>
          <w:rFonts w:ascii="Times New Roman" w:hAnsi="Times New Roman"/>
          <w:lang w:val="en-US"/>
        </w:rPr>
        <w:t>Am selectat metoda Ward ca metod</w:t>
      </w:r>
      <w:r w:rsidR="007C11FA">
        <w:rPr>
          <w:rFonts w:ascii="Times New Roman" w:hAnsi="Times New Roman"/>
          <w:lang w:val="en-US"/>
        </w:rPr>
        <w:t>ă</w:t>
      </w:r>
      <w:r>
        <w:rPr>
          <w:rFonts w:ascii="Times New Roman" w:hAnsi="Times New Roman"/>
          <w:lang w:val="en-US"/>
        </w:rPr>
        <w:t xml:space="preserve"> principal</w:t>
      </w:r>
      <w:r w:rsidR="007C11FA">
        <w:rPr>
          <w:rFonts w:ascii="Times New Roman" w:hAnsi="Times New Roman"/>
          <w:lang w:val="en-US"/>
        </w:rPr>
        <w:t>ă</w:t>
      </w:r>
      <w:r>
        <w:rPr>
          <w:rFonts w:ascii="Times New Roman" w:hAnsi="Times New Roman"/>
          <w:lang w:val="en-US"/>
        </w:rPr>
        <w:t xml:space="preserve"> de analiz</w:t>
      </w:r>
      <w:r w:rsidR="007C11FA">
        <w:rPr>
          <w:rFonts w:ascii="Times New Roman" w:hAnsi="Times New Roman"/>
          <w:lang w:val="en-US"/>
        </w:rPr>
        <w:t>ă</w:t>
      </w:r>
      <w:r>
        <w:rPr>
          <w:rFonts w:ascii="Times New Roman" w:hAnsi="Times New Roman"/>
          <w:lang w:val="en-US"/>
        </w:rPr>
        <w:t xml:space="preserve"> deoarece a produs cele mai echilibrate </w:t>
      </w:r>
      <w:r w:rsidR="007C11FA">
        <w:rPr>
          <w:rFonts w:ascii="Times New Roman" w:hAnsi="Times New Roman"/>
          <w:lang w:val="en-US"/>
        </w:rPr>
        <w:t>ș</w:t>
      </w:r>
      <w:r>
        <w:rPr>
          <w:rFonts w:ascii="Times New Roman" w:hAnsi="Times New Roman"/>
          <w:lang w:val="en-US"/>
        </w:rPr>
        <w:t>i compacte grup</w:t>
      </w:r>
      <w:r w:rsidR="007C11FA">
        <w:rPr>
          <w:rFonts w:ascii="Times New Roman" w:hAnsi="Times New Roman"/>
          <w:lang w:val="en-US"/>
        </w:rPr>
        <w:t>ă</w:t>
      </w:r>
      <w:r>
        <w:rPr>
          <w:rFonts w:ascii="Times New Roman" w:hAnsi="Times New Roman"/>
          <w:lang w:val="en-US"/>
        </w:rPr>
        <w:t>ri.</w:t>
      </w:r>
    </w:p>
    <w:p w14:paraId="400F63A2" w14:textId="77777777" w:rsidR="003565A8" w:rsidRDefault="003565A8" w:rsidP="003565A8">
      <w:pPr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 wp14:anchorId="4E2DDEE7" wp14:editId="50CD2AA5">
            <wp:extent cx="5034915" cy="2700884"/>
            <wp:effectExtent l="0" t="0" r="0" b="4445"/>
            <wp:docPr id="1196075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839" cy="270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EADB9D" w14:textId="746C42D7" w:rsidR="00545FC6" w:rsidRPr="00545FC6" w:rsidRDefault="00545FC6" w:rsidP="00545FC6">
      <w:pPr>
        <w:jc w:val="center"/>
        <w:rPr>
          <w:rFonts w:ascii="Times New Roman" w:hAnsi="Times New Roman"/>
          <w:i/>
          <w:iCs/>
          <w:sz w:val="20"/>
          <w:szCs w:val="20"/>
        </w:rPr>
      </w:pPr>
      <w:r w:rsidRPr="00545FC6">
        <w:rPr>
          <w:rFonts w:ascii="Times New Roman" w:hAnsi="Times New Roman"/>
          <w:i/>
          <w:iCs/>
          <w:sz w:val="20"/>
          <w:szCs w:val="20"/>
        </w:rPr>
        <w:t>Figura 3.</w:t>
      </w:r>
      <w:r w:rsidR="00BB33D4">
        <w:rPr>
          <w:rFonts w:ascii="Times New Roman" w:hAnsi="Times New Roman"/>
          <w:i/>
          <w:iCs/>
          <w:sz w:val="20"/>
          <w:szCs w:val="20"/>
        </w:rPr>
        <w:t>21</w:t>
      </w:r>
      <w:r w:rsidRPr="00545FC6">
        <w:rPr>
          <w:rFonts w:ascii="Times New Roman" w:hAnsi="Times New Roman"/>
          <w:i/>
          <w:iCs/>
          <w:sz w:val="20"/>
          <w:szCs w:val="20"/>
        </w:rPr>
        <w:t xml:space="preserve"> Metode de grupare ierarhic</w:t>
      </w:r>
      <w:r w:rsidR="007C11FA">
        <w:rPr>
          <w:rFonts w:ascii="Times New Roman" w:hAnsi="Times New Roman"/>
          <w:i/>
          <w:iCs/>
          <w:sz w:val="20"/>
          <w:szCs w:val="20"/>
        </w:rPr>
        <w:t>ă</w:t>
      </w:r>
      <w:r w:rsidRPr="00545FC6">
        <w:rPr>
          <w:rFonts w:ascii="Times New Roman" w:hAnsi="Times New Roman"/>
          <w:i/>
          <w:iCs/>
          <w:sz w:val="20"/>
          <w:szCs w:val="20"/>
        </w:rPr>
        <w:t xml:space="preserve"> folosite prentru alegerea metodei optime</w:t>
      </w:r>
    </w:p>
    <w:p w14:paraId="04158964" w14:textId="7112A685" w:rsidR="00545FC6" w:rsidRPr="00545FC6" w:rsidRDefault="00545FC6" w:rsidP="00545FC6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</w:rPr>
      </w:pP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Sursa: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545FC6">
        <w:rPr>
          <w:rFonts w:ascii="Times New Roman" w:hAnsi="Times New Roman"/>
          <w:i/>
          <w:iCs/>
          <w:sz w:val="20"/>
          <w:szCs w:val="20"/>
        </w:rPr>
        <w:t>n R studio</w:t>
      </w:r>
    </w:p>
    <w:p w14:paraId="372791EA" w14:textId="77777777" w:rsidR="00545FC6" w:rsidRDefault="00545FC6" w:rsidP="003565A8">
      <w:pPr>
        <w:rPr>
          <w:rFonts w:ascii="Times New Roman" w:hAnsi="Times New Roman"/>
        </w:rPr>
      </w:pPr>
    </w:p>
    <w:p w14:paraId="296E13F2" w14:textId="77777777" w:rsidR="003565A8" w:rsidRDefault="003565A8" w:rsidP="003565A8">
      <w:pPr>
        <w:rPr>
          <w:rFonts w:ascii="Times New Roman" w:hAnsi="Times New Roman"/>
        </w:rPr>
      </w:pPr>
    </w:p>
    <w:p w14:paraId="3D112550" w14:textId="19E014A5" w:rsidR="003565A8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Alegerea num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rului optim de clustere a fost realizat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prin dou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metode</w:t>
      </w:r>
      <w:r w:rsidRPr="002169AB"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analiza distan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elor de agregare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 xml:space="preserve">n dendograma Ward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metoda Silhouette.</w:t>
      </w:r>
    </w:p>
    <w:p w14:paraId="55D14FFE" w14:textId="32E4988B" w:rsidR="003565A8" w:rsidRPr="002C1ACE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Prima metod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se bazeaz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pe observarea dendogramei Ward. Aceasta eviden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prezen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a unor structuri de grupare bine delimitate.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partea inferioar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 graficului exist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numeroase agreg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ri relizate la distan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e mici, ceea ce sugereaz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existen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a unor observa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ii similare din punct de vedere al indicatorilor utiliza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analiz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. Pe 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sur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ce procesul de agregare avanseaz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, clusterele se unesc la distan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e din ce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ce mai mari. Au fost reprezentate trei variante de parti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ionare</w:t>
      </w:r>
      <w:r w:rsidRPr="002169AB">
        <w:rPr>
          <w:rFonts w:ascii="Times New Roman" w:hAnsi="Times New Roman"/>
          <w:lang w:val="it-IT"/>
        </w:rPr>
        <w:t>: dou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, trei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patru clustere pentru interpretarea optim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 structurii datelor. Trecerea de la trei la dou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clustere presupune un salt foarte mare al distan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ei de agregare. Din acest motiv,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urma analizei dendogramei de mai jos se poate concluziona faptul 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solu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 cu trei clustere este solu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 optim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. </w:t>
      </w:r>
    </w:p>
    <w:p w14:paraId="59F6AC9F" w14:textId="77777777" w:rsidR="003565A8" w:rsidRDefault="003565A8" w:rsidP="003565A8">
      <w:pPr>
        <w:rPr>
          <w:rFonts w:ascii="Times New Roman" w:hAnsi="Times New Roman"/>
        </w:rPr>
      </w:pPr>
      <w:r>
        <w:drawing>
          <wp:anchor distT="0" distB="0" distL="114300" distR="114300" simplePos="0" relativeHeight="251680768" behindDoc="0" locked="0" layoutInCell="1" allowOverlap="1" wp14:anchorId="69E9D6E7" wp14:editId="4AE64963">
            <wp:simplePos x="0" y="0"/>
            <wp:positionH relativeFrom="margin">
              <wp:posOffset>1243330</wp:posOffset>
            </wp:positionH>
            <wp:positionV relativeFrom="paragraph">
              <wp:posOffset>9525</wp:posOffset>
            </wp:positionV>
            <wp:extent cx="3419475" cy="3198086"/>
            <wp:effectExtent l="0" t="0" r="0" b="2540"/>
            <wp:wrapNone/>
            <wp:docPr id="174293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3092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198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9386F" w14:textId="77777777" w:rsidR="003565A8" w:rsidRDefault="003565A8" w:rsidP="003565A8">
      <w:pPr>
        <w:rPr>
          <w:rFonts w:ascii="Times New Roman" w:hAnsi="Times New Roman"/>
        </w:rPr>
      </w:pPr>
    </w:p>
    <w:p w14:paraId="7F06F102" w14:textId="77777777" w:rsidR="003565A8" w:rsidRDefault="003565A8" w:rsidP="003565A8">
      <w:pPr>
        <w:rPr>
          <w:rFonts w:ascii="Times New Roman" w:hAnsi="Times New Roman"/>
        </w:rPr>
      </w:pPr>
    </w:p>
    <w:p w14:paraId="4858CF24" w14:textId="77777777" w:rsidR="003565A8" w:rsidRDefault="003565A8" w:rsidP="003565A8">
      <w:pPr>
        <w:rPr>
          <w:rFonts w:ascii="Times New Roman" w:hAnsi="Times New Roman"/>
        </w:rPr>
      </w:pPr>
    </w:p>
    <w:p w14:paraId="120F63D5" w14:textId="77777777" w:rsidR="003565A8" w:rsidRDefault="003565A8" w:rsidP="003565A8">
      <w:pPr>
        <w:rPr>
          <w:rFonts w:ascii="Times New Roman" w:hAnsi="Times New Roman"/>
        </w:rPr>
      </w:pPr>
    </w:p>
    <w:p w14:paraId="7375AE5A" w14:textId="77777777" w:rsidR="003565A8" w:rsidRDefault="003565A8" w:rsidP="003565A8">
      <w:pPr>
        <w:rPr>
          <w:rFonts w:ascii="Times New Roman" w:hAnsi="Times New Roman"/>
        </w:rPr>
      </w:pPr>
    </w:p>
    <w:p w14:paraId="04AEB9F2" w14:textId="77777777" w:rsidR="003565A8" w:rsidRDefault="003565A8" w:rsidP="003565A8">
      <w:pPr>
        <w:rPr>
          <w:rFonts w:ascii="Times New Roman" w:hAnsi="Times New Roman"/>
        </w:rPr>
      </w:pPr>
    </w:p>
    <w:p w14:paraId="3E202725" w14:textId="77777777" w:rsidR="003565A8" w:rsidRDefault="003565A8" w:rsidP="003565A8">
      <w:pPr>
        <w:rPr>
          <w:rFonts w:ascii="Times New Roman" w:hAnsi="Times New Roman"/>
        </w:rPr>
      </w:pPr>
    </w:p>
    <w:p w14:paraId="6096B9A6" w14:textId="77777777" w:rsidR="00545FC6" w:rsidRDefault="00545FC6" w:rsidP="003565A8">
      <w:pPr>
        <w:ind w:firstLine="0"/>
        <w:rPr>
          <w:rFonts w:ascii="Times New Roman" w:hAnsi="Times New Roman"/>
        </w:rPr>
      </w:pPr>
    </w:p>
    <w:p w14:paraId="728A930D" w14:textId="109C9A8D" w:rsidR="003565A8" w:rsidRPr="00545FC6" w:rsidRDefault="00545FC6" w:rsidP="00545FC6">
      <w:pPr>
        <w:spacing w:line="240" w:lineRule="auto"/>
        <w:ind w:firstLine="0"/>
        <w:jc w:val="center"/>
        <w:rPr>
          <w:rFonts w:ascii="Times New Roman" w:hAnsi="Times New Roman"/>
          <w:i/>
          <w:iCs/>
          <w:sz w:val="20"/>
          <w:szCs w:val="20"/>
        </w:rPr>
      </w:pPr>
      <w:r w:rsidRPr="00545FC6">
        <w:rPr>
          <w:rFonts w:ascii="Times New Roman" w:hAnsi="Times New Roman"/>
          <w:i/>
          <w:iCs/>
          <w:sz w:val="20"/>
          <w:szCs w:val="20"/>
        </w:rPr>
        <w:t xml:space="preserve">Figura 3. </w:t>
      </w:r>
      <w:r w:rsidR="00BB33D4">
        <w:rPr>
          <w:rFonts w:ascii="Times New Roman" w:hAnsi="Times New Roman"/>
          <w:i/>
          <w:iCs/>
          <w:sz w:val="20"/>
          <w:szCs w:val="20"/>
        </w:rPr>
        <w:t>22</w:t>
      </w:r>
      <w:r w:rsidRPr="00545FC6">
        <w:rPr>
          <w:rFonts w:ascii="Times New Roman" w:hAnsi="Times New Roman"/>
          <w:i/>
          <w:iCs/>
          <w:sz w:val="20"/>
          <w:szCs w:val="20"/>
        </w:rPr>
        <w:t xml:space="preserve"> Dendograma pentru metoda Ward</w:t>
      </w:r>
    </w:p>
    <w:p w14:paraId="3FC96B39" w14:textId="39E949E9" w:rsidR="00545FC6" w:rsidRPr="00545FC6" w:rsidRDefault="00545FC6" w:rsidP="00545FC6">
      <w:pPr>
        <w:spacing w:line="240" w:lineRule="auto"/>
        <w:ind w:firstLine="0"/>
        <w:jc w:val="center"/>
        <w:rPr>
          <w:rFonts w:ascii="Times New Roman" w:hAnsi="Times New Roman"/>
          <w:i/>
          <w:iCs/>
          <w:sz w:val="20"/>
          <w:szCs w:val="20"/>
        </w:rPr>
      </w:pP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Sursa: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545FC6">
        <w:rPr>
          <w:rFonts w:ascii="Times New Roman" w:hAnsi="Times New Roman"/>
          <w:i/>
          <w:iCs/>
          <w:sz w:val="20"/>
          <w:szCs w:val="20"/>
        </w:rPr>
        <w:t>n R studio</w:t>
      </w:r>
    </w:p>
    <w:p w14:paraId="35CACA8E" w14:textId="77777777" w:rsidR="00545FC6" w:rsidRDefault="00545FC6" w:rsidP="003565A8">
      <w:pPr>
        <w:ind w:firstLine="0"/>
        <w:rPr>
          <w:rFonts w:ascii="Times New Roman" w:hAnsi="Times New Roman"/>
        </w:rPr>
      </w:pPr>
    </w:p>
    <w:p w14:paraId="4938470B" w14:textId="395C715A" w:rsidR="003565A8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Graficul Silhouette indic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faptul dac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solu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 cu trei clustere eviden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prin metoda Ward este cea optim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. Indicele Silhouette 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soar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gradul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care fiecare observa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ie apar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ine clusterului din care face parte, comparativ cu celelate clustere. </w:t>
      </w:r>
    </w:p>
    <w:p w14:paraId="0F0A4B70" w14:textId="1525A237" w:rsidR="003565A8" w:rsidRDefault="007C11FA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Î</w:t>
      </w:r>
      <w:r w:rsidR="003565A8">
        <w:rPr>
          <w:rFonts w:ascii="Times New Roman" w:hAnsi="Times New Roman"/>
        </w:rPr>
        <w:t>n cazul de fa</w:t>
      </w:r>
      <w:r>
        <w:rPr>
          <w:rFonts w:ascii="Times New Roman" w:hAnsi="Times New Roman"/>
        </w:rPr>
        <w:t>ță</w:t>
      </w:r>
      <w:r w:rsidR="003565A8">
        <w:rPr>
          <w:rFonts w:ascii="Times New Roman" w:hAnsi="Times New Roman"/>
        </w:rPr>
        <w:t>, a</w:t>
      </w:r>
      <w:r>
        <w:rPr>
          <w:rFonts w:ascii="Times New Roman" w:hAnsi="Times New Roman"/>
        </w:rPr>
        <w:t>ș</w:t>
      </w:r>
      <w:r w:rsidR="003565A8">
        <w:rPr>
          <w:rFonts w:ascii="Times New Roman" w:hAnsi="Times New Roman"/>
        </w:rPr>
        <w:t xml:space="preserve">a cum se poate observa </w:t>
      </w:r>
      <w:r>
        <w:rPr>
          <w:rFonts w:ascii="Times New Roman" w:hAnsi="Times New Roman"/>
        </w:rPr>
        <w:t>î</w:t>
      </w:r>
      <w:r w:rsidR="003565A8">
        <w:rPr>
          <w:rFonts w:ascii="Times New Roman" w:hAnsi="Times New Roman"/>
        </w:rPr>
        <w:t>n tabelul de mai jos, valoarea coeficientului este de aproximativ 0.37, indic</w:t>
      </w:r>
      <w:r>
        <w:rPr>
          <w:rFonts w:ascii="Times New Roman" w:hAnsi="Times New Roman"/>
        </w:rPr>
        <w:t>â</w:t>
      </w:r>
      <w:r w:rsidR="003565A8">
        <w:rPr>
          <w:rFonts w:ascii="Times New Roman" w:hAnsi="Times New Roman"/>
        </w:rPr>
        <w:t>nd o separare moderat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 a clusterelor. Prin urmare, gruparea observa</w:t>
      </w:r>
      <w:r>
        <w:rPr>
          <w:rFonts w:ascii="Times New Roman" w:hAnsi="Times New Roman"/>
        </w:rPr>
        <w:t>ț</w:t>
      </w:r>
      <w:r w:rsidR="003565A8">
        <w:rPr>
          <w:rFonts w:ascii="Times New Roman" w:hAnsi="Times New Roman"/>
        </w:rPr>
        <w:t>iilor este stabil</w:t>
      </w:r>
      <w:r>
        <w:rPr>
          <w:rFonts w:ascii="Times New Roman" w:hAnsi="Times New Roman"/>
        </w:rPr>
        <w:t>ă</w:t>
      </w:r>
      <w:r w:rsidR="003565A8">
        <w:rPr>
          <w:rFonts w:ascii="Times New Roman" w:hAnsi="Times New Roman"/>
        </w:rPr>
        <w:t xml:space="preserve">.  </w:t>
      </w:r>
    </w:p>
    <w:p w14:paraId="18FCC462" w14:textId="6725C5CC" w:rsidR="003565A8" w:rsidRPr="00267DD0" w:rsidRDefault="005C139D" w:rsidP="003565A8">
      <w:pPr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114300" distR="114300" simplePos="0" relativeHeight="251681792" behindDoc="0" locked="0" layoutInCell="1" allowOverlap="1" wp14:anchorId="7F9A4343" wp14:editId="1C57EB17">
            <wp:simplePos x="0" y="0"/>
            <wp:positionH relativeFrom="margin">
              <wp:align>center</wp:align>
            </wp:positionH>
            <wp:positionV relativeFrom="page">
              <wp:posOffset>1931851</wp:posOffset>
            </wp:positionV>
            <wp:extent cx="4914900" cy="2635885"/>
            <wp:effectExtent l="0" t="0" r="0" b="0"/>
            <wp:wrapNone/>
            <wp:docPr id="5822212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635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4069C06" w14:textId="27B2E548" w:rsidR="003565A8" w:rsidRPr="00A1216A" w:rsidRDefault="003565A8" w:rsidP="003565A8">
      <w:pPr>
        <w:rPr>
          <w:rFonts w:ascii="Times New Roman" w:hAnsi="Times New Roman"/>
        </w:rPr>
      </w:pPr>
    </w:p>
    <w:p w14:paraId="7C9C6366" w14:textId="218E3220" w:rsidR="003565A8" w:rsidRDefault="003565A8" w:rsidP="003565A8">
      <w:pPr>
        <w:rPr>
          <w:rFonts w:ascii="Times New Roman" w:hAnsi="Times New Roman"/>
        </w:rPr>
      </w:pPr>
    </w:p>
    <w:p w14:paraId="169E3C5D" w14:textId="77777777" w:rsidR="003565A8" w:rsidRDefault="003565A8" w:rsidP="003565A8">
      <w:pPr>
        <w:rPr>
          <w:rFonts w:ascii="Times New Roman" w:hAnsi="Times New Roman"/>
        </w:rPr>
      </w:pPr>
    </w:p>
    <w:p w14:paraId="4F7E7C73" w14:textId="77777777" w:rsidR="003565A8" w:rsidRDefault="003565A8" w:rsidP="003565A8">
      <w:pPr>
        <w:rPr>
          <w:rFonts w:ascii="Times New Roman" w:hAnsi="Times New Roman"/>
        </w:rPr>
      </w:pPr>
    </w:p>
    <w:p w14:paraId="42791840" w14:textId="77777777" w:rsidR="003565A8" w:rsidRDefault="003565A8" w:rsidP="003565A8">
      <w:pPr>
        <w:rPr>
          <w:rFonts w:ascii="Times New Roman" w:hAnsi="Times New Roman"/>
        </w:rPr>
      </w:pPr>
    </w:p>
    <w:p w14:paraId="3AA42C3D" w14:textId="77777777" w:rsidR="003565A8" w:rsidRDefault="003565A8" w:rsidP="003565A8">
      <w:pPr>
        <w:rPr>
          <w:rFonts w:ascii="Times New Roman" w:hAnsi="Times New Roman"/>
        </w:rPr>
      </w:pPr>
    </w:p>
    <w:p w14:paraId="4741E398" w14:textId="77777777" w:rsidR="003565A8" w:rsidRDefault="003565A8" w:rsidP="003565A8">
      <w:pPr>
        <w:rPr>
          <w:rFonts w:ascii="Times New Roman" w:hAnsi="Times New Roman"/>
        </w:rPr>
      </w:pPr>
    </w:p>
    <w:p w14:paraId="615CA9E8" w14:textId="44FC7296" w:rsidR="00545FC6" w:rsidRPr="00545FC6" w:rsidRDefault="00545FC6" w:rsidP="00545FC6">
      <w:pPr>
        <w:jc w:val="center"/>
        <w:rPr>
          <w:rFonts w:ascii="Times New Roman" w:hAnsi="Times New Roman"/>
          <w:i/>
          <w:iCs/>
          <w:sz w:val="20"/>
          <w:szCs w:val="20"/>
        </w:rPr>
      </w:pPr>
      <w:r w:rsidRPr="00545FC6">
        <w:rPr>
          <w:rFonts w:ascii="Times New Roman" w:hAnsi="Times New Roman"/>
          <w:i/>
          <w:iCs/>
          <w:sz w:val="20"/>
          <w:szCs w:val="20"/>
        </w:rPr>
        <w:t>Figura 3. 5. 3 Graficul Silhouette</w:t>
      </w:r>
    </w:p>
    <w:p w14:paraId="45C52A57" w14:textId="3BFDC7E7" w:rsidR="003565A8" w:rsidRPr="00545FC6" w:rsidRDefault="00545FC6" w:rsidP="00545FC6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</w:rPr>
      </w:pP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Sursa: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545FC6">
        <w:rPr>
          <w:rFonts w:ascii="Times New Roman" w:hAnsi="Times New Roman"/>
          <w:i/>
          <w:iCs/>
          <w:sz w:val="20"/>
          <w:szCs w:val="20"/>
        </w:rPr>
        <w:t>n R studio</w:t>
      </w:r>
    </w:p>
    <w:p w14:paraId="37F62991" w14:textId="4E8F1A36" w:rsidR="003565A8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Clusterul 2 prezint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cea mai mare valoare medie a coeficientului silhouette, 0.52, confirm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faptul 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observa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iile din acest grup prezint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un nivel ridicat de omogenitate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sunt bine delimitate. Clusterul 1 sugereaz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o separare bun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ntre observa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ii, av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un coeficient de 0.38. Clusterul 3 are cea mai redus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valoare a coeficientului silhouette, de aproximativ 0.25, suger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o eterogenitate ridicat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 observa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iilor. </w:t>
      </w:r>
    </w:p>
    <w:p w14:paraId="3C4226B6" w14:textId="2EB22512" w:rsidR="00545FC6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Majoritatea observa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iilor au valori pozitive, confirm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validitatea solu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iei de clusterizare.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ansamblu, solu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 cu trei clustere ofer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o clasificare optim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pentru eviden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ierea diferen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elor dintre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 xml:space="preserve">ri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ceea ce prive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te profilul economic, nivelul dezvolt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rii digitale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impactul atacurilor cibernetice. </w:t>
      </w:r>
    </w:p>
    <w:p w14:paraId="259841FB" w14:textId="5B2CCC80" w:rsidR="003565A8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Pentru a verifica dac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solu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 identificat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prin metoda Ward este optim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, a fost aplicat algoritmul K-means cu k=3. Rezultatele confirm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faptul 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cele trei grupuri sunt separate deoarece variabilitatea inter-cluster reprezint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60,41% din variabilitatea total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. </w:t>
      </w:r>
    </w:p>
    <w:p w14:paraId="5D280410" w14:textId="75634106" w:rsidR="003565A8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Graficul de mai jos ilustreaz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rezultatele algoritmului K-means pentru solu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ia cu trei clustere, reprezentate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spa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iul primelor dou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componente principal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ob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inute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urma analizei componentelor principale.</w:t>
      </w:r>
    </w:p>
    <w:p w14:paraId="6330B765" w14:textId="77777777" w:rsidR="003565A8" w:rsidRDefault="003565A8" w:rsidP="003565A8">
      <w:pPr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 wp14:anchorId="6DABED96" wp14:editId="77C68AA0">
            <wp:extent cx="5362575" cy="2876651"/>
            <wp:effectExtent l="0" t="0" r="0" b="0"/>
            <wp:docPr id="20514606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930" cy="28854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3F8BF2" w14:textId="5A338B74" w:rsidR="00545FC6" w:rsidRPr="00545FC6" w:rsidRDefault="00545FC6" w:rsidP="00545FC6">
      <w:pPr>
        <w:jc w:val="center"/>
        <w:rPr>
          <w:rFonts w:ascii="Times New Roman" w:hAnsi="Times New Roman"/>
          <w:i/>
          <w:iCs/>
          <w:sz w:val="20"/>
          <w:szCs w:val="20"/>
        </w:rPr>
      </w:pPr>
      <w:r w:rsidRPr="00545FC6">
        <w:rPr>
          <w:rFonts w:ascii="Times New Roman" w:hAnsi="Times New Roman"/>
          <w:i/>
          <w:iCs/>
          <w:sz w:val="20"/>
          <w:szCs w:val="20"/>
        </w:rPr>
        <w:t xml:space="preserve">Figura 3. </w:t>
      </w:r>
      <w:r w:rsidR="00BB33D4">
        <w:rPr>
          <w:rFonts w:ascii="Times New Roman" w:hAnsi="Times New Roman"/>
          <w:i/>
          <w:iCs/>
          <w:sz w:val="20"/>
          <w:szCs w:val="20"/>
        </w:rPr>
        <w:t>23</w:t>
      </w:r>
      <w:r w:rsidRPr="00545FC6">
        <w:rPr>
          <w:rFonts w:ascii="Times New Roman" w:hAnsi="Times New Roman"/>
          <w:i/>
          <w:iCs/>
          <w:sz w:val="20"/>
          <w:szCs w:val="20"/>
        </w:rPr>
        <w:t xml:space="preserve"> Validare prin algoritmul K-means</w:t>
      </w:r>
    </w:p>
    <w:p w14:paraId="44F33055" w14:textId="71257424" w:rsidR="00545FC6" w:rsidRPr="00545FC6" w:rsidRDefault="00545FC6" w:rsidP="00545FC6">
      <w:pPr>
        <w:spacing w:line="240" w:lineRule="auto"/>
        <w:jc w:val="center"/>
        <w:rPr>
          <w:rFonts w:ascii="Times New Roman" w:hAnsi="Times New Roman"/>
          <w:i/>
          <w:iCs/>
          <w:sz w:val="20"/>
          <w:szCs w:val="20"/>
        </w:rPr>
      </w:pPr>
      <w:r w:rsidRPr="002169AB">
        <w:rPr>
          <w:rFonts w:ascii="Times New Roman" w:hAnsi="Times New Roman"/>
          <w:i/>
          <w:iCs/>
          <w:sz w:val="20"/>
          <w:szCs w:val="20"/>
          <w:lang w:val="it-IT"/>
        </w:rPr>
        <w:t xml:space="preserve">Sursa: prelucrare proprie </w:t>
      </w:r>
      <w:r w:rsidR="007C11FA">
        <w:rPr>
          <w:rFonts w:ascii="Times New Roman" w:hAnsi="Times New Roman"/>
          <w:i/>
          <w:iCs/>
          <w:sz w:val="20"/>
          <w:szCs w:val="20"/>
        </w:rPr>
        <w:t>î</w:t>
      </w:r>
      <w:r w:rsidRPr="00545FC6">
        <w:rPr>
          <w:rFonts w:ascii="Times New Roman" w:hAnsi="Times New Roman"/>
          <w:i/>
          <w:iCs/>
          <w:sz w:val="20"/>
          <w:szCs w:val="20"/>
        </w:rPr>
        <w:t>n R studio</w:t>
      </w:r>
    </w:p>
    <w:p w14:paraId="157502A5" w14:textId="77777777" w:rsidR="00545FC6" w:rsidRDefault="00545FC6" w:rsidP="003565A8">
      <w:pPr>
        <w:rPr>
          <w:rFonts w:ascii="Times New Roman" w:hAnsi="Times New Roman"/>
        </w:rPr>
      </w:pPr>
    </w:p>
    <w:p w14:paraId="5EF898DF" w14:textId="0788919F" w:rsidR="003565A8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 observ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prezen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a a trei grupuri distincte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bine delimitate de observa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ii. Separarea clar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dintre acestea sugereaz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faptul 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algoritmul K-means a identificat structuri omogene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urma analiz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rii datelor. </w:t>
      </w:r>
    </w:p>
    <w:p w14:paraId="020D9488" w14:textId="276735D9" w:rsidR="003565A8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Primul cluster se afl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partea inferioar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 graficului,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nregistr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valori negative pentru a doua component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principal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valori pozitive pentru prima component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principal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. Acest cluster este asociat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>rilor care au cel mai avansat nivel de dezvoltare digital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economic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cum ar fi </w:t>
      </w:r>
      <w:r w:rsidR="00EA6E82">
        <w:rPr>
          <w:rFonts w:ascii="Times New Roman" w:hAnsi="Times New Roman"/>
        </w:rPr>
        <w:t xml:space="preserve">Japonia, Australia </w:t>
      </w:r>
      <w:r w:rsidR="007C11FA">
        <w:rPr>
          <w:rFonts w:ascii="Times New Roman" w:hAnsi="Times New Roman"/>
        </w:rPr>
        <w:t>ș</w:t>
      </w:r>
      <w:r w:rsidR="00EA6E82">
        <w:rPr>
          <w:rFonts w:ascii="Times New Roman" w:hAnsi="Times New Roman"/>
        </w:rPr>
        <w:t>i</w:t>
      </w:r>
      <w:r>
        <w:rPr>
          <w:rFonts w:ascii="Times New Roman" w:hAnsi="Times New Roman"/>
        </w:rPr>
        <w:t xml:space="preserve"> Statele Unite ale Americii. Chiar dac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aceste state au un nivel ridicat de digitalizare, ele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un num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r redus de incidente cibernetice datorit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investi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iilor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infrastructura de securitate cibernetic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.</w:t>
      </w:r>
    </w:p>
    <w:p w14:paraId="5E07E000" w14:textId="567281EF" w:rsidR="003565A8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Al doilea cluster este pozi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ionat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partea dreapt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superioar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 graficului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prezint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valori pozitive pentru ambele componente principale. Acest cluster corespunde economiilor dezvoltate, </w:t>
      </w:r>
      <w:r>
        <w:rPr>
          <w:rFonts w:ascii="Times New Roman" w:hAnsi="Times New Roman"/>
        </w:rPr>
        <w:lastRenderedPageBreak/>
        <w:t>cu activitate cibernetic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intens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, cum sunt Fran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a</w:t>
      </w:r>
      <w:r w:rsidR="00EA6E82"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ș</w:t>
      </w:r>
      <w:r w:rsidR="00EA6E82">
        <w:rPr>
          <w:rFonts w:ascii="Times New Roman" w:hAnsi="Times New Roman"/>
        </w:rPr>
        <w:t>i Germania</w:t>
      </w:r>
      <w:r>
        <w:rPr>
          <w:rFonts w:ascii="Times New Roman" w:hAnsi="Times New Roman"/>
        </w:rPr>
        <w:t xml:space="preserve">. Aceste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 xml:space="preserve">ri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nregistreaz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cel mai ridicat num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r de atacuri cibernetice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cele mai mari pierderi financiare din e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antionul analizat.</w:t>
      </w:r>
    </w:p>
    <w:p w14:paraId="6F293B7D" w14:textId="5C638CC6" w:rsidR="003565A8" w:rsidRPr="00880EE2" w:rsidRDefault="003565A8" w:rsidP="005C139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Clusterul 3 este pozi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ionat predominant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partea st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ng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 graficului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prezint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valori negative pe prima component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principal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. Comparativ cu celelate clustere, acesta este cel mai dispersat, av</w:t>
      </w:r>
      <w:r w:rsidR="007C11FA">
        <w:rPr>
          <w:rFonts w:ascii="Times New Roman" w:hAnsi="Times New Roman"/>
        </w:rPr>
        <w:t>â</w:t>
      </w:r>
      <w:r>
        <w:rPr>
          <w:rFonts w:ascii="Times New Roman" w:hAnsi="Times New Roman"/>
        </w:rPr>
        <w:t>nd o eterogenitate mai ridicat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a observa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iilor incluse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reprezint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 xml:space="preserve">ri precum Brazilia, China, India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Rusia.</w:t>
      </w:r>
    </w:p>
    <w:p w14:paraId="0F617B71" w14:textId="77777777" w:rsidR="003C5CCE" w:rsidRPr="002169AB" w:rsidRDefault="003C5CCE" w:rsidP="001E5D21">
      <w:pPr>
        <w:rPr>
          <w:rFonts w:ascii="Times New Roman" w:hAnsi="Times New Roman"/>
          <w:lang w:val="it-IT"/>
        </w:rPr>
      </w:pPr>
    </w:p>
    <w:p w14:paraId="2C856E67" w14:textId="77777777" w:rsidR="002B08D0" w:rsidRPr="002169AB" w:rsidRDefault="002B08D0" w:rsidP="001E5D21">
      <w:pPr>
        <w:rPr>
          <w:rFonts w:ascii="Times New Roman" w:hAnsi="Times New Roman"/>
          <w:lang w:val="it-IT"/>
        </w:rPr>
      </w:pPr>
    </w:p>
    <w:p w14:paraId="30A27359" w14:textId="77777777" w:rsidR="002B08D0" w:rsidRPr="002169AB" w:rsidRDefault="002B08D0" w:rsidP="001E5D21">
      <w:pPr>
        <w:rPr>
          <w:rFonts w:ascii="Times New Roman" w:hAnsi="Times New Roman"/>
          <w:lang w:val="it-IT"/>
        </w:rPr>
      </w:pPr>
    </w:p>
    <w:p w14:paraId="3FC5E034" w14:textId="77777777" w:rsidR="002B08D0" w:rsidRPr="002169AB" w:rsidRDefault="002B08D0" w:rsidP="001E5D21">
      <w:pPr>
        <w:rPr>
          <w:rFonts w:ascii="Times New Roman" w:hAnsi="Times New Roman"/>
          <w:lang w:val="it-IT"/>
        </w:rPr>
      </w:pPr>
    </w:p>
    <w:p w14:paraId="49FCB445" w14:textId="77777777" w:rsidR="002B08D0" w:rsidRPr="002169AB" w:rsidRDefault="002B08D0" w:rsidP="001E5D21">
      <w:pPr>
        <w:rPr>
          <w:rFonts w:ascii="Times New Roman" w:hAnsi="Times New Roman"/>
          <w:lang w:val="it-IT"/>
        </w:rPr>
      </w:pPr>
    </w:p>
    <w:p w14:paraId="591A6DAA" w14:textId="77777777" w:rsidR="002B08D0" w:rsidRPr="002169AB" w:rsidRDefault="002B08D0" w:rsidP="001E5D21">
      <w:pPr>
        <w:rPr>
          <w:rFonts w:ascii="Times New Roman" w:hAnsi="Times New Roman"/>
          <w:lang w:val="it-IT"/>
        </w:rPr>
      </w:pPr>
    </w:p>
    <w:p w14:paraId="781E0743" w14:textId="77777777" w:rsidR="002B08D0" w:rsidRPr="002169AB" w:rsidRDefault="002B08D0" w:rsidP="001E5D21">
      <w:pPr>
        <w:rPr>
          <w:rFonts w:ascii="Times New Roman" w:hAnsi="Times New Roman"/>
          <w:lang w:val="it-IT"/>
        </w:rPr>
      </w:pPr>
    </w:p>
    <w:p w14:paraId="109B542E" w14:textId="77777777" w:rsidR="002B08D0" w:rsidRPr="002169AB" w:rsidRDefault="002B08D0" w:rsidP="001E5D21">
      <w:pPr>
        <w:rPr>
          <w:rFonts w:ascii="Times New Roman" w:hAnsi="Times New Roman"/>
          <w:lang w:val="it-IT"/>
        </w:rPr>
      </w:pPr>
    </w:p>
    <w:p w14:paraId="3C39D4EE" w14:textId="77777777" w:rsidR="002B08D0" w:rsidRPr="002169AB" w:rsidRDefault="002B08D0" w:rsidP="001E5D21">
      <w:pPr>
        <w:rPr>
          <w:rFonts w:ascii="Times New Roman" w:hAnsi="Times New Roman"/>
          <w:lang w:val="it-IT"/>
        </w:rPr>
      </w:pPr>
    </w:p>
    <w:p w14:paraId="55362F6A" w14:textId="77777777" w:rsidR="002B08D0" w:rsidRPr="002169AB" w:rsidRDefault="002B08D0" w:rsidP="001E5D21">
      <w:pPr>
        <w:rPr>
          <w:rFonts w:ascii="Times New Roman" w:hAnsi="Times New Roman"/>
          <w:lang w:val="it-IT"/>
        </w:rPr>
      </w:pPr>
    </w:p>
    <w:p w14:paraId="30548AA7" w14:textId="77777777" w:rsidR="002B08D0" w:rsidRPr="002169AB" w:rsidRDefault="002B08D0" w:rsidP="001E5D21">
      <w:pPr>
        <w:rPr>
          <w:rFonts w:ascii="Times New Roman" w:hAnsi="Times New Roman"/>
          <w:lang w:val="it-IT"/>
        </w:rPr>
      </w:pPr>
    </w:p>
    <w:p w14:paraId="6950E7CD" w14:textId="77777777" w:rsidR="002B08D0" w:rsidRPr="002169AB" w:rsidRDefault="002B08D0" w:rsidP="001E5D21">
      <w:pPr>
        <w:rPr>
          <w:rFonts w:ascii="Times New Roman" w:hAnsi="Times New Roman"/>
          <w:lang w:val="it-IT"/>
        </w:rPr>
      </w:pPr>
    </w:p>
    <w:p w14:paraId="39EAA6B8" w14:textId="77777777" w:rsidR="002B08D0" w:rsidRPr="002169AB" w:rsidRDefault="002B08D0" w:rsidP="001E5D21">
      <w:pPr>
        <w:rPr>
          <w:rFonts w:ascii="Times New Roman" w:hAnsi="Times New Roman"/>
          <w:lang w:val="it-IT"/>
        </w:rPr>
      </w:pPr>
    </w:p>
    <w:p w14:paraId="0A3DEB04" w14:textId="77777777" w:rsidR="002B08D0" w:rsidRPr="002169AB" w:rsidRDefault="002B08D0" w:rsidP="001E5D21">
      <w:pPr>
        <w:rPr>
          <w:rFonts w:ascii="Times New Roman" w:hAnsi="Times New Roman"/>
          <w:lang w:val="it-IT"/>
        </w:rPr>
      </w:pPr>
    </w:p>
    <w:p w14:paraId="7D83A57A" w14:textId="77777777" w:rsidR="002B08D0" w:rsidRPr="002169AB" w:rsidRDefault="002B08D0" w:rsidP="001E5D21">
      <w:pPr>
        <w:rPr>
          <w:rFonts w:ascii="Times New Roman" w:hAnsi="Times New Roman"/>
          <w:lang w:val="it-IT"/>
        </w:rPr>
      </w:pPr>
    </w:p>
    <w:p w14:paraId="6FF47719" w14:textId="77777777" w:rsidR="002B08D0" w:rsidRPr="002169AB" w:rsidRDefault="002B08D0" w:rsidP="001E5D21">
      <w:pPr>
        <w:rPr>
          <w:rFonts w:ascii="Times New Roman" w:hAnsi="Times New Roman"/>
          <w:lang w:val="it-IT"/>
        </w:rPr>
      </w:pPr>
    </w:p>
    <w:p w14:paraId="193C69B8" w14:textId="4BAF5D85" w:rsidR="002B08D0" w:rsidRPr="002169AB" w:rsidRDefault="002B08D0" w:rsidP="002B08D0">
      <w:pPr>
        <w:pStyle w:val="Heading1"/>
        <w:jc w:val="center"/>
        <w:rPr>
          <w:rFonts w:ascii="Times New Roman" w:hAnsi="Times New Roman"/>
          <w:color w:val="auto"/>
          <w:lang w:val="it-IT"/>
        </w:rPr>
      </w:pPr>
      <w:bookmarkStart w:id="314" w:name="_Toc231638703"/>
      <w:r w:rsidRPr="002169AB">
        <w:rPr>
          <w:rFonts w:ascii="Times New Roman" w:hAnsi="Times New Roman"/>
          <w:color w:val="auto"/>
          <w:lang w:val="it-IT"/>
        </w:rPr>
        <w:lastRenderedPageBreak/>
        <w:t>Concluzii</w:t>
      </w:r>
      <w:bookmarkEnd w:id="314"/>
    </w:p>
    <w:p w14:paraId="2051AABC" w14:textId="77777777" w:rsidR="001A5816" w:rsidRPr="002169AB" w:rsidRDefault="001A5816" w:rsidP="001A5816">
      <w:pPr>
        <w:rPr>
          <w:rFonts w:ascii="Times New Roman" w:hAnsi="Times New Roman"/>
          <w:lang w:val="it-IT"/>
        </w:rPr>
      </w:pPr>
    </w:p>
    <w:p w14:paraId="0DEB7601" w14:textId="6697986D" w:rsidR="001A5816" w:rsidRPr="002169AB" w:rsidRDefault="007C11FA" w:rsidP="001A5816">
      <w:pPr>
        <w:jc w:val="both"/>
        <w:rPr>
          <w:rFonts w:ascii="Times New Roman" w:hAnsi="Times New Roman"/>
          <w:lang w:val="it-IT"/>
        </w:rPr>
      </w:pPr>
      <w:r>
        <w:rPr>
          <w:rFonts w:ascii="Times New Roman" w:hAnsi="Times New Roman"/>
        </w:rPr>
        <w:t>Î</w:t>
      </w:r>
      <w:r w:rsidR="001A5816" w:rsidRPr="001A5816">
        <w:rPr>
          <w:rFonts w:ascii="Times New Roman" w:hAnsi="Times New Roman"/>
        </w:rPr>
        <w:t>n aceast</w:t>
      </w:r>
      <w:r>
        <w:rPr>
          <w:rFonts w:ascii="Times New Roman" w:hAnsi="Times New Roman"/>
        </w:rPr>
        <w:t>ă</w:t>
      </w:r>
      <w:r w:rsidR="001A5816" w:rsidRPr="001A5816">
        <w:rPr>
          <w:rFonts w:ascii="Times New Roman" w:hAnsi="Times New Roman"/>
        </w:rPr>
        <w:t xml:space="preserve"> lucrare am analizat rela</w:t>
      </w:r>
      <w:r>
        <w:rPr>
          <w:rFonts w:ascii="Times New Roman" w:hAnsi="Times New Roman"/>
        </w:rPr>
        <w:t>ț</w:t>
      </w:r>
      <w:r w:rsidR="001A5816" w:rsidRPr="001A5816">
        <w:rPr>
          <w:rFonts w:ascii="Times New Roman" w:hAnsi="Times New Roman"/>
        </w:rPr>
        <w:t xml:space="preserve">ia dintre atacurile cibernetice </w:t>
      </w:r>
      <w:r>
        <w:rPr>
          <w:rFonts w:ascii="Times New Roman" w:hAnsi="Times New Roman"/>
        </w:rPr>
        <w:t>ș</w:t>
      </w:r>
      <w:r w:rsidR="001A5816" w:rsidRPr="001A5816">
        <w:rPr>
          <w:rFonts w:ascii="Times New Roman" w:hAnsi="Times New Roman"/>
        </w:rPr>
        <w:t>i pierderile financiare produse de acestea. Rezultatele au ar</w:t>
      </w:r>
      <w:r>
        <w:rPr>
          <w:rFonts w:ascii="Times New Roman" w:hAnsi="Times New Roman"/>
        </w:rPr>
        <w:t>ă</w:t>
      </w:r>
      <w:r w:rsidR="001A5816" w:rsidRPr="001A5816">
        <w:rPr>
          <w:rFonts w:ascii="Times New Roman" w:hAnsi="Times New Roman"/>
        </w:rPr>
        <w:t>tat faptul c</w:t>
      </w:r>
      <w:r>
        <w:rPr>
          <w:rFonts w:ascii="Times New Roman" w:hAnsi="Times New Roman"/>
        </w:rPr>
        <w:t>ă</w:t>
      </w:r>
      <w:r w:rsidR="001A5816" w:rsidRPr="001A5816">
        <w:rPr>
          <w:rFonts w:ascii="Times New Roman" w:hAnsi="Times New Roman"/>
        </w:rPr>
        <w:t xml:space="preserve"> num</w:t>
      </w:r>
      <w:r>
        <w:rPr>
          <w:rFonts w:ascii="Times New Roman" w:hAnsi="Times New Roman"/>
        </w:rPr>
        <w:t>ă</w:t>
      </w:r>
      <w:r w:rsidR="001A5816" w:rsidRPr="001A5816">
        <w:rPr>
          <w:rFonts w:ascii="Times New Roman" w:hAnsi="Times New Roman"/>
        </w:rPr>
        <w:t>rul incidentelor cibernetice reprezint</w:t>
      </w:r>
      <w:r>
        <w:rPr>
          <w:rFonts w:ascii="Times New Roman" w:hAnsi="Times New Roman"/>
        </w:rPr>
        <w:t>ă</w:t>
      </w:r>
      <w:r w:rsidR="001A5816" w:rsidRPr="001A5816">
        <w:rPr>
          <w:rFonts w:ascii="Times New Roman" w:hAnsi="Times New Roman"/>
        </w:rPr>
        <w:t xml:space="preserve"> principalul factor determinant al pierderilor financiare </w:t>
      </w:r>
      <w:r>
        <w:rPr>
          <w:rFonts w:ascii="Times New Roman" w:hAnsi="Times New Roman"/>
        </w:rPr>
        <w:t>î</w:t>
      </w:r>
      <w:r w:rsidR="001A5816" w:rsidRPr="001A5816">
        <w:rPr>
          <w:rFonts w:ascii="Times New Roman" w:hAnsi="Times New Roman"/>
        </w:rPr>
        <w:t>nregistrate la nivelul statelor. De asemenea, analiza a eviden</w:t>
      </w:r>
      <w:r>
        <w:rPr>
          <w:rFonts w:ascii="Times New Roman" w:hAnsi="Times New Roman"/>
        </w:rPr>
        <w:t>ț</w:t>
      </w:r>
      <w:r w:rsidR="001A5816" w:rsidRPr="001A5816">
        <w:rPr>
          <w:rFonts w:ascii="Times New Roman" w:hAnsi="Times New Roman"/>
        </w:rPr>
        <w:t>iat existen</w:t>
      </w:r>
      <w:r>
        <w:rPr>
          <w:rFonts w:ascii="Times New Roman" w:hAnsi="Times New Roman"/>
        </w:rPr>
        <w:t>ț</w:t>
      </w:r>
      <w:r w:rsidR="001A5816" w:rsidRPr="001A5816">
        <w:rPr>
          <w:rFonts w:ascii="Times New Roman" w:hAnsi="Times New Roman"/>
        </w:rPr>
        <w:t xml:space="preserve">a unor grupuri diferite de </w:t>
      </w:r>
      <w:r>
        <w:rPr>
          <w:rFonts w:ascii="Times New Roman" w:hAnsi="Times New Roman"/>
        </w:rPr>
        <w:t>ță</w:t>
      </w:r>
      <w:r w:rsidR="001A5816" w:rsidRPr="001A5816">
        <w:rPr>
          <w:rFonts w:ascii="Times New Roman" w:hAnsi="Times New Roman"/>
        </w:rPr>
        <w:t>ri, care se diferen</w:t>
      </w:r>
      <w:r>
        <w:rPr>
          <w:rFonts w:ascii="Times New Roman" w:hAnsi="Times New Roman"/>
        </w:rPr>
        <w:t>ț</w:t>
      </w:r>
      <w:r w:rsidR="001A5816" w:rsidRPr="001A5816">
        <w:rPr>
          <w:rFonts w:ascii="Times New Roman" w:hAnsi="Times New Roman"/>
        </w:rPr>
        <w:t>iaz</w:t>
      </w:r>
      <w:r>
        <w:rPr>
          <w:rFonts w:ascii="Times New Roman" w:hAnsi="Times New Roman"/>
        </w:rPr>
        <w:t>ă</w:t>
      </w:r>
      <w:r w:rsidR="001A5816" w:rsidRPr="001A581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î</w:t>
      </w:r>
      <w:r w:rsidR="001A5816" w:rsidRPr="001A5816">
        <w:rPr>
          <w:rFonts w:ascii="Times New Roman" w:hAnsi="Times New Roman"/>
        </w:rPr>
        <w:t>n func</w:t>
      </w:r>
      <w:r>
        <w:rPr>
          <w:rFonts w:ascii="Times New Roman" w:hAnsi="Times New Roman"/>
        </w:rPr>
        <w:t>ț</w:t>
      </w:r>
      <w:r w:rsidR="001A5816" w:rsidRPr="001A5816">
        <w:rPr>
          <w:rFonts w:ascii="Times New Roman" w:hAnsi="Times New Roman"/>
        </w:rPr>
        <w:t xml:space="preserve">ie de caracteristicile lor economice </w:t>
      </w:r>
      <w:r>
        <w:rPr>
          <w:rFonts w:ascii="Times New Roman" w:hAnsi="Times New Roman"/>
        </w:rPr>
        <w:t>ș</w:t>
      </w:r>
      <w:r w:rsidR="001A5816" w:rsidRPr="001A5816">
        <w:rPr>
          <w:rFonts w:ascii="Times New Roman" w:hAnsi="Times New Roman"/>
        </w:rPr>
        <w:t>i de nivelul de dezvoltare digital</w:t>
      </w:r>
      <w:r>
        <w:rPr>
          <w:rFonts w:ascii="Times New Roman" w:hAnsi="Times New Roman"/>
        </w:rPr>
        <w:t>ă</w:t>
      </w:r>
      <w:r w:rsidR="001A5816" w:rsidRPr="001A5816">
        <w:rPr>
          <w:rFonts w:ascii="Times New Roman" w:hAnsi="Times New Roman"/>
        </w:rPr>
        <w:t>.</w:t>
      </w:r>
      <w:r w:rsidR="0044550C" w:rsidRPr="002169AB">
        <w:rPr>
          <w:rFonts w:ascii="Times New Roman" w:hAnsi="Times New Roman"/>
          <w:lang w:val="it-IT"/>
        </w:rPr>
        <w:t xml:space="preserve"> </w:t>
      </w:r>
    </w:p>
    <w:p w14:paraId="2B04DA4E" w14:textId="2F20099D" w:rsidR="0044550C" w:rsidRDefault="0044550C" w:rsidP="001A5816">
      <w:pPr>
        <w:jc w:val="both"/>
        <w:rPr>
          <w:rFonts w:ascii="Times New Roman" w:hAnsi="Times New Roman"/>
        </w:rPr>
      </w:pPr>
      <w:r w:rsidRPr="002169AB">
        <w:rPr>
          <w:rFonts w:ascii="Times New Roman" w:hAnsi="Times New Roman"/>
          <w:lang w:val="it-IT"/>
        </w:rPr>
        <w:t>Cercetarea a fost realizat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pornind de la studiile prezentate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literatura de specialitate. Acestea arat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investi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iile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securitate cibernetic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pot contribui la reducerea costurilor generate de incidente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pierderile provocate de atacurile cibernetice difer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de la un caz la altul. </w:t>
      </w:r>
    </w:p>
    <w:p w14:paraId="703377F5" w14:textId="7F71EC78" w:rsidR="00F64F29" w:rsidRPr="002169AB" w:rsidRDefault="0044550C" w:rsidP="00F64F29">
      <w:pPr>
        <w:jc w:val="both"/>
        <w:rPr>
          <w:rFonts w:ascii="Times New Roman" w:hAnsi="Times New Roman"/>
          <w:lang w:val="it-IT"/>
        </w:rPr>
      </w:pPr>
      <w:r>
        <w:rPr>
          <w:rFonts w:ascii="Times New Roman" w:hAnsi="Times New Roman"/>
        </w:rPr>
        <w:t>Diagramele de tip Sankey au eviden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iat 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CF2633">
        <w:rPr>
          <w:rFonts w:ascii="Times New Roman" w:hAnsi="Times New Roman"/>
        </w:rPr>
        <w:t xml:space="preserve">atacurile cibernetice de tip DDoS </w:t>
      </w:r>
      <w:r w:rsidR="007C11FA">
        <w:rPr>
          <w:rFonts w:ascii="Times New Roman" w:hAnsi="Times New Roman"/>
        </w:rPr>
        <w:t>ș</w:t>
      </w:r>
      <w:r w:rsidR="00CF2633">
        <w:rPr>
          <w:rFonts w:ascii="Times New Roman" w:hAnsi="Times New Roman"/>
        </w:rPr>
        <w:t xml:space="preserve">i SQL injection sunt cele mai frecvente, iar </w:t>
      </w:r>
      <w:r>
        <w:rPr>
          <w:rFonts w:ascii="Times New Roman" w:hAnsi="Times New Roman"/>
        </w:rPr>
        <w:t xml:space="preserve">sectoarele IT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bancar au cel mai mare num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r de incidente</w:t>
      </w:r>
      <w:r w:rsidR="00CF2633">
        <w:rPr>
          <w:rFonts w:ascii="Times New Roman" w:hAnsi="Times New Roman"/>
        </w:rPr>
        <w:t>, fiind cele mai expuse la acest tip de amenin</w:t>
      </w:r>
      <w:r w:rsidR="007C11FA">
        <w:rPr>
          <w:rFonts w:ascii="Times New Roman" w:hAnsi="Times New Roman"/>
        </w:rPr>
        <w:t>ță</w:t>
      </w:r>
      <w:r w:rsidR="00CF2633">
        <w:rPr>
          <w:rFonts w:ascii="Times New Roman" w:hAnsi="Times New Roman"/>
        </w:rPr>
        <w:t xml:space="preserve">ri. </w:t>
      </w:r>
      <w:r w:rsidR="00F64F29" w:rsidRPr="002169AB">
        <w:rPr>
          <w:rFonts w:ascii="Times New Roman" w:hAnsi="Times New Roman"/>
          <w:lang w:val="it-IT"/>
        </w:rPr>
        <w:t xml:space="preserve">De asemenea, pierderile financiare la nivelul </w:t>
      </w:r>
      <w:r w:rsidR="007C11FA">
        <w:rPr>
          <w:rFonts w:ascii="Times New Roman" w:hAnsi="Times New Roman"/>
        </w:rPr>
        <w:t>ță</w:t>
      </w:r>
      <w:r w:rsidR="00F64F29" w:rsidRPr="002169AB">
        <w:rPr>
          <w:rFonts w:ascii="Times New Roman" w:hAnsi="Times New Roman"/>
          <w:lang w:val="it-IT"/>
        </w:rPr>
        <w:t xml:space="preserve">rilor au valori cuprinse </w:t>
      </w:r>
      <w:r w:rsidR="007C11FA" w:rsidRPr="002169AB">
        <w:rPr>
          <w:rFonts w:ascii="Times New Roman" w:hAnsi="Times New Roman"/>
          <w:lang w:val="it-IT"/>
        </w:rPr>
        <w:t>î</w:t>
      </w:r>
      <w:r w:rsidR="00F64F29" w:rsidRPr="002169AB">
        <w:rPr>
          <w:rFonts w:ascii="Times New Roman" w:hAnsi="Times New Roman"/>
          <w:lang w:val="it-IT"/>
        </w:rPr>
        <w:t xml:space="preserve">ntre 13.700 </w:t>
      </w:r>
      <w:r w:rsidR="007C11FA" w:rsidRPr="002169AB">
        <w:rPr>
          <w:rFonts w:ascii="Times New Roman" w:hAnsi="Times New Roman"/>
          <w:lang w:val="it-IT"/>
        </w:rPr>
        <w:t>ș</w:t>
      </w:r>
      <w:r w:rsidR="00F64F29" w:rsidRPr="002169AB">
        <w:rPr>
          <w:rFonts w:ascii="Times New Roman" w:hAnsi="Times New Roman"/>
          <w:lang w:val="it-IT"/>
        </w:rPr>
        <w:t>i 16.500 milioane USD, valorile fiind relativ apropiate. Acest rezultat sugereaz</w:t>
      </w:r>
      <w:r w:rsidR="007C11FA" w:rsidRPr="002169AB">
        <w:rPr>
          <w:rFonts w:ascii="Times New Roman" w:hAnsi="Times New Roman"/>
          <w:lang w:val="it-IT"/>
        </w:rPr>
        <w:t>ă</w:t>
      </w:r>
      <w:r w:rsidR="00F64F29" w:rsidRPr="002169AB">
        <w:rPr>
          <w:rFonts w:ascii="Times New Roman" w:hAnsi="Times New Roman"/>
          <w:lang w:val="it-IT"/>
        </w:rPr>
        <w:t xml:space="preserve"> faptul c</w:t>
      </w:r>
      <w:r w:rsidR="007C11FA" w:rsidRPr="002169AB">
        <w:rPr>
          <w:rFonts w:ascii="Times New Roman" w:hAnsi="Times New Roman"/>
          <w:lang w:val="it-IT"/>
        </w:rPr>
        <w:t>ă</w:t>
      </w:r>
      <w:r w:rsidR="00F64F29" w:rsidRPr="002169AB">
        <w:rPr>
          <w:rFonts w:ascii="Times New Roman" w:hAnsi="Times New Roman"/>
          <w:lang w:val="it-IT"/>
        </w:rPr>
        <w:t xml:space="preserve"> atacurile cibernetice reprezint</w:t>
      </w:r>
      <w:r w:rsidR="007C11FA" w:rsidRPr="002169AB">
        <w:rPr>
          <w:rFonts w:ascii="Times New Roman" w:hAnsi="Times New Roman"/>
          <w:lang w:val="it-IT"/>
        </w:rPr>
        <w:t>ă</w:t>
      </w:r>
      <w:r w:rsidR="00F64F29" w:rsidRPr="002169AB">
        <w:rPr>
          <w:rFonts w:ascii="Times New Roman" w:hAnsi="Times New Roman"/>
          <w:lang w:val="it-IT"/>
        </w:rPr>
        <w:t xml:space="preserve"> o problem</w:t>
      </w:r>
      <w:r w:rsidR="007C11FA" w:rsidRPr="002169AB">
        <w:rPr>
          <w:rFonts w:ascii="Times New Roman" w:hAnsi="Times New Roman"/>
          <w:lang w:val="it-IT"/>
        </w:rPr>
        <w:t>ă</w:t>
      </w:r>
      <w:r w:rsidR="00F64F29" w:rsidRPr="002169AB">
        <w:rPr>
          <w:rFonts w:ascii="Times New Roman" w:hAnsi="Times New Roman"/>
          <w:lang w:val="it-IT"/>
        </w:rPr>
        <w:t xml:space="preserve"> global</w:t>
      </w:r>
      <w:r w:rsidR="007C11FA" w:rsidRPr="002169AB">
        <w:rPr>
          <w:rFonts w:ascii="Times New Roman" w:hAnsi="Times New Roman"/>
          <w:lang w:val="it-IT"/>
        </w:rPr>
        <w:t>ă</w:t>
      </w:r>
      <w:r w:rsidR="00F64F29" w:rsidRPr="002169AB">
        <w:rPr>
          <w:rFonts w:ascii="Times New Roman" w:hAnsi="Times New Roman"/>
          <w:lang w:val="it-IT"/>
        </w:rPr>
        <w:t>, care afecteaz</w:t>
      </w:r>
      <w:r w:rsidR="007C11FA" w:rsidRPr="002169AB">
        <w:rPr>
          <w:rFonts w:ascii="Times New Roman" w:hAnsi="Times New Roman"/>
          <w:lang w:val="it-IT"/>
        </w:rPr>
        <w:t>ă</w:t>
      </w:r>
      <w:r w:rsidR="00F64F29" w:rsidRPr="002169AB">
        <w:rPr>
          <w:rFonts w:ascii="Times New Roman" w:hAnsi="Times New Roman"/>
          <w:lang w:val="it-IT"/>
        </w:rPr>
        <w:t xml:space="preserve"> toate </w:t>
      </w:r>
      <w:r w:rsidR="007C11FA" w:rsidRPr="002169AB">
        <w:rPr>
          <w:rFonts w:ascii="Times New Roman" w:hAnsi="Times New Roman"/>
          <w:lang w:val="it-IT"/>
        </w:rPr>
        <w:t>ță</w:t>
      </w:r>
      <w:r w:rsidR="00F64F29" w:rsidRPr="002169AB">
        <w:rPr>
          <w:rFonts w:ascii="Times New Roman" w:hAnsi="Times New Roman"/>
          <w:lang w:val="it-IT"/>
        </w:rPr>
        <w:t xml:space="preserve">rile analizate. </w:t>
      </w:r>
    </w:p>
    <w:p w14:paraId="13478C93" w14:textId="34F7DB75" w:rsidR="00F64F29" w:rsidRPr="002169AB" w:rsidRDefault="00F64F29" w:rsidP="00F64F29">
      <w:pPr>
        <w:jc w:val="both"/>
        <w:rPr>
          <w:rFonts w:ascii="Times New Roman" w:hAnsi="Times New Roman"/>
          <w:lang w:val="it-IT"/>
        </w:rPr>
      </w:pPr>
      <w:r w:rsidRPr="002169AB">
        <w:rPr>
          <w:rFonts w:ascii="Times New Roman" w:hAnsi="Times New Roman"/>
          <w:lang w:val="it-IT"/>
        </w:rPr>
        <w:t>Leg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tura dintre pierderile financiare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incidentele cibernetice a fost testat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prin estimarea unor modele de regresie cu date panel.</w:t>
      </w:r>
      <w:r w:rsidR="00984CEF">
        <w:rPr>
          <w:rFonts w:ascii="Times New Roman" w:hAnsi="Times New Roman"/>
          <w:lang w:val="it-IT"/>
        </w:rPr>
        <w:t xml:space="preserve"> </w:t>
      </w:r>
      <w:r w:rsidRPr="002169AB">
        <w:rPr>
          <w:rFonts w:ascii="Times New Roman" w:hAnsi="Times New Roman"/>
          <w:lang w:val="it-IT"/>
        </w:rPr>
        <w:t xml:space="preserve">Am estimat modelul OLS grupat, modelul cu efecte fixe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modelul cu efecte aleatoare, variabila dependent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fiind pierderile financiare. Modelul cu efecte aleatoare a fost identificat ca fiind cel mai potrivit pentru structura datelor analizate. Rezultatele acestui model au ar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>tat o rela</w:t>
      </w:r>
      <w:r w:rsidR="007C11FA" w:rsidRPr="002169AB">
        <w:rPr>
          <w:rFonts w:ascii="Times New Roman" w:hAnsi="Times New Roman"/>
          <w:lang w:val="it-IT"/>
        </w:rPr>
        <w:t>ț</w:t>
      </w:r>
      <w:r w:rsidRPr="002169AB">
        <w:rPr>
          <w:rFonts w:ascii="Times New Roman" w:hAnsi="Times New Roman"/>
          <w:lang w:val="it-IT"/>
        </w:rPr>
        <w:t>ie puternic semnificativ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statistic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pozitiv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</w:t>
      </w:r>
      <w:r w:rsidR="007C11FA" w:rsidRPr="002169AB">
        <w:rPr>
          <w:rFonts w:ascii="Times New Roman" w:hAnsi="Times New Roman"/>
          <w:lang w:val="it-IT"/>
        </w:rPr>
        <w:t>î</w:t>
      </w:r>
      <w:r w:rsidRPr="002169AB">
        <w:rPr>
          <w:rFonts w:ascii="Times New Roman" w:hAnsi="Times New Roman"/>
          <w:lang w:val="it-IT"/>
        </w:rPr>
        <w:t>ntre num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rul de incidente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pierderile financiare.</w:t>
      </w:r>
    </w:p>
    <w:p w14:paraId="3DB1C8B2" w14:textId="073F7E4B" w:rsidR="00301EE0" w:rsidRPr="002169AB" w:rsidRDefault="00301EE0" w:rsidP="00301EE0">
      <w:pPr>
        <w:jc w:val="both"/>
        <w:rPr>
          <w:rFonts w:ascii="Times New Roman" w:hAnsi="Times New Roman"/>
          <w:lang w:val="it-IT"/>
        </w:rPr>
      </w:pPr>
      <w:r w:rsidRPr="002169AB">
        <w:rPr>
          <w:rFonts w:ascii="Times New Roman" w:hAnsi="Times New Roman"/>
          <w:lang w:val="it-IT"/>
        </w:rPr>
        <w:t>Pentru a identifica asem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>n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rile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diferen</w:t>
      </w:r>
      <w:r w:rsidR="007C11FA" w:rsidRPr="002169AB">
        <w:rPr>
          <w:rFonts w:ascii="Times New Roman" w:hAnsi="Times New Roman"/>
          <w:lang w:val="it-IT"/>
        </w:rPr>
        <w:t>ț</w:t>
      </w:r>
      <w:r w:rsidRPr="002169AB">
        <w:rPr>
          <w:rFonts w:ascii="Times New Roman" w:hAnsi="Times New Roman"/>
          <w:lang w:val="it-IT"/>
        </w:rPr>
        <w:t xml:space="preserve">ele din punct de vedere economic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 xml:space="preserve">i cibernetic dintre </w:t>
      </w:r>
      <w:r w:rsidR="007C11FA" w:rsidRPr="002169AB">
        <w:rPr>
          <w:rFonts w:ascii="Times New Roman" w:hAnsi="Times New Roman"/>
          <w:lang w:val="it-IT"/>
        </w:rPr>
        <w:t>ță</w:t>
      </w:r>
      <w:r w:rsidRPr="002169AB">
        <w:rPr>
          <w:rFonts w:ascii="Times New Roman" w:hAnsi="Times New Roman"/>
          <w:lang w:val="it-IT"/>
        </w:rPr>
        <w:t xml:space="preserve">rile analizate, am utilizat analiza componentelor principale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i, ulterior, analiza cluster. Primele dou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componente principale au re</w:t>
      </w:r>
      <w:r w:rsidR="007C11FA" w:rsidRPr="002169AB">
        <w:rPr>
          <w:rFonts w:ascii="Times New Roman" w:hAnsi="Times New Roman"/>
          <w:lang w:val="it-IT"/>
        </w:rPr>
        <w:t>ț</w:t>
      </w:r>
      <w:r w:rsidRPr="002169AB">
        <w:rPr>
          <w:rFonts w:ascii="Times New Roman" w:hAnsi="Times New Roman"/>
          <w:lang w:val="it-IT"/>
        </w:rPr>
        <w:t>inut 70,1% din varia</w:t>
      </w:r>
      <w:r w:rsidR="007C11FA" w:rsidRPr="002169AB">
        <w:rPr>
          <w:rFonts w:ascii="Times New Roman" w:hAnsi="Times New Roman"/>
          <w:lang w:val="it-IT"/>
        </w:rPr>
        <w:t>ț</w:t>
      </w:r>
      <w:r w:rsidRPr="002169AB">
        <w:rPr>
          <w:rFonts w:ascii="Times New Roman" w:hAnsi="Times New Roman"/>
          <w:lang w:val="it-IT"/>
        </w:rPr>
        <w:t>ia total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a datelor</w:t>
      </w:r>
      <w:r w:rsidR="006E318B" w:rsidRPr="002169AB">
        <w:rPr>
          <w:rFonts w:ascii="Times New Roman" w:hAnsi="Times New Roman"/>
          <w:lang w:val="it-IT"/>
        </w:rPr>
        <w:t xml:space="preserve">, iar gruparea </w:t>
      </w:r>
      <w:r w:rsidR="007C11FA" w:rsidRPr="002169AB">
        <w:rPr>
          <w:rFonts w:ascii="Times New Roman" w:hAnsi="Times New Roman"/>
          <w:lang w:val="it-IT"/>
        </w:rPr>
        <w:t>ță</w:t>
      </w:r>
      <w:r w:rsidR="006E318B" w:rsidRPr="002169AB">
        <w:rPr>
          <w:rFonts w:ascii="Times New Roman" w:hAnsi="Times New Roman"/>
          <w:lang w:val="it-IT"/>
        </w:rPr>
        <w:t>rilor a fost f</w:t>
      </w:r>
      <w:r w:rsidR="007C11FA" w:rsidRPr="002169AB">
        <w:rPr>
          <w:rFonts w:ascii="Times New Roman" w:hAnsi="Times New Roman"/>
          <w:lang w:val="it-IT"/>
        </w:rPr>
        <w:t>ă</w:t>
      </w:r>
      <w:r w:rsidR="006E318B" w:rsidRPr="002169AB">
        <w:rPr>
          <w:rFonts w:ascii="Times New Roman" w:hAnsi="Times New Roman"/>
          <w:lang w:val="it-IT"/>
        </w:rPr>
        <w:t>cut</w:t>
      </w:r>
      <w:r w:rsidR="007C11FA" w:rsidRPr="002169AB">
        <w:rPr>
          <w:rFonts w:ascii="Times New Roman" w:hAnsi="Times New Roman"/>
          <w:lang w:val="it-IT"/>
        </w:rPr>
        <w:t>ă</w:t>
      </w:r>
      <w:r w:rsidR="006E318B" w:rsidRPr="002169AB">
        <w:rPr>
          <w:rFonts w:ascii="Times New Roman" w:hAnsi="Times New Roman"/>
          <w:lang w:val="it-IT"/>
        </w:rPr>
        <w:t xml:space="preserve"> pe baza scorurilor acestora. Analiza cluster a fost realizat</w:t>
      </w:r>
      <w:r w:rsidR="007C11FA" w:rsidRPr="002169AB">
        <w:rPr>
          <w:rFonts w:ascii="Times New Roman" w:hAnsi="Times New Roman"/>
          <w:lang w:val="it-IT"/>
        </w:rPr>
        <w:t>ă</w:t>
      </w:r>
      <w:r w:rsidR="006E318B" w:rsidRPr="002169AB">
        <w:rPr>
          <w:rFonts w:ascii="Times New Roman" w:hAnsi="Times New Roman"/>
          <w:lang w:val="it-IT"/>
        </w:rPr>
        <w:t xml:space="preserve"> prin metoda Ward </w:t>
      </w:r>
      <w:r w:rsidR="007C11FA" w:rsidRPr="002169AB">
        <w:rPr>
          <w:rFonts w:ascii="Times New Roman" w:hAnsi="Times New Roman"/>
          <w:lang w:val="it-IT"/>
        </w:rPr>
        <w:t>ș</w:t>
      </w:r>
      <w:r w:rsidR="006E318B" w:rsidRPr="002169AB">
        <w:rPr>
          <w:rFonts w:ascii="Times New Roman" w:hAnsi="Times New Roman"/>
          <w:lang w:val="it-IT"/>
        </w:rPr>
        <w:t xml:space="preserve">i a condus la identificarea a trei grupuri omogene de </w:t>
      </w:r>
      <w:r w:rsidR="007C11FA" w:rsidRPr="002169AB">
        <w:rPr>
          <w:rFonts w:ascii="Times New Roman" w:hAnsi="Times New Roman"/>
          <w:lang w:val="it-IT"/>
        </w:rPr>
        <w:t>ță</w:t>
      </w:r>
      <w:r w:rsidR="006E318B" w:rsidRPr="002169AB">
        <w:rPr>
          <w:rFonts w:ascii="Times New Roman" w:hAnsi="Times New Roman"/>
          <w:lang w:val="it-IT"/>
        </w:rPr>
        <w:t xml:space="preserve">ri. </w:t>
      </w:r>
    </w:p>
    <w:p w14:paraId="5CC6716F" w14:textId="0C7A235C" w:rsidR="006E318B" w:rsidRPr="002169AB" w:rsidRDefault="006E318B" w:rsidP="00301EE0">
      <w:pPr>
        <w:jc w:val="both"/>
        <w:rPr>
          <w:rFonts w:ascii="Times New Roman" w:hAnsi="Times New Roman"/>
          <w:lang w:val="it-IT"/>
        </w:rPr>
      </w:pPr>
      <w:r w:rsidRPr="002169AB">
        <w:rPr>
          <w:rFonts w:ascii="Times New Roman" w:hAnsi="Times New Roman"/>
          <w:lang w:val="it-IT"/>
        </w:rPr>
        <w:lastRenderedPageBreak/>
        <w:t xml:space="preserve">Cele trei grupuri de </w:t>
      </w:r>
      <w:r w:rsidR="007C11FA" w:rsidRPr="002169AB">
        <w:rPr>
          <w:rFonts w:ascii="Times New Roman" w:hAnsi="Times New Roman"/>
          <w:lang w:val="it-IT"/>
        </w:rPr>
        <w:t>ță</w:t>
      </w:r>
      <w:r w:rsidRPr="002169AB">
        <w:rPr>
          <w:rFonts w:ascii="Times New Roman" w:hAnsi="Times New Roman"/>
          <w:lang w:val="it-IT"/>
        </w:rPr>
        <w:t xml:space="preserve">ri identificate </w:t>
      </w:r>
      <w:r w:rsidR="007C11FA" w:rsidRPr="002169AB">
        <w:rPr>
          <w:rFonts w:ascii="Times New Roman" w:hAnsi="Times New Roman"/>
          <w:lang w:val="it-IT"/>
        </w:rPr>
        <w:t>î</w:t>
      </w:r>
      <w:r w:rsidRPr="002169AB">
        <w:rPr>
          <w:rFonts w:ascii="Times New Roman" w:hAnsi="Times New Roman"/>
          <w:lang w:val="it-IT"/>
        </w:rPr>
        <w:t>n urma analizei cluster prezint</w:t>
      </w:r>
      <w:r w:rsidR="007C11FA" w:rsidRPr="002169AB">
        <w:rPr>
          <w:rFonts w:ascii="Times New Roman" w:hAnsi="Times New Roman"/>
          <w:lang w:val="it-IT"/>
        </w:rPr>
        <w:t>ă</w:t>
      </w:r>
      <w:r w:rsidRPr="002169AB">
        <w:rPr>
          <w:rFonts w:ascii="Times New Roman" w:hAnsi="Times New Roman"/>
          <w:lang w:val="it-IT"/>
        </w:rPr>
        <w:t xml:space="preserve"> caracteristici economice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 xml:space="preserve">i cibernetice diferite. </w:t>
      </w:r>
      <w:r w:rsidR="007C11FA" w:rsidRPr="002169AB">
        <w:rPr>
          <w:rFonts w:ascii="Times New Roman" w:hAnsi="Times New Roman"/>
          <w:lang w:val="it-IT"/>
        </w:rPr>
        <w:t>Î</w:t>
      </w:r>
      <w:r w:rsidRPr="002169AB">
        <w:rPr>
          <w:rFonts w:ascii="Times New Roman" w:hAnsi="Times New Roman"/>
          <w:lang w:val="it-IT"/>
        </w:rPr>
        <w:t xml:space="preserve">n primul grup sunt incluse </w:t>
      </w:r>
      <w:r w:rsidR="007C11FA" w:rsidRPr="002169AB">
        <w:rPr>
          <w:rFonts w:ascii="Times New Roman" w:hAnsi="Times New Roman"/>
          <w:lang w:val="it-IT"/>
        </w:rPr>
        <w:t>ță</w:t>
      </w:r>
      <w:r w:rsidRPr="002169AB">
        <w:rPr>
          <w:rFonts w:ascii="Times New Roman" w:hAnsi="Times New Roman"/>
          <w:lang w:val="it-IT"/>
        </w:rPr>
        <w:t xml:space="preserve">ri precum Japonia, Australia </w:t>
      </w:r>
      <w:r w:rsidR="007C11FA" w:rsidRPr="002169AB">
        <w:rPr>
          <w:rFonts w:ascii="Times New Roman" w:hAnsi="Times New Roman"/>
          <w:lang w:val="it-IT"/>
        </w:rPr>
        <w:t>ș</w:t>
      </w:r>
      <w:r w:rsidRPr="002169AB">
        <w:rPr>
          <w:rFonts w:ascii="Times New Roman" w:hAnsi="Times New Roman"/>
          <w:lang w:val="it-IT"/>
        </w:rPr>
        <w:t>i Stalele Unite</w:t>
      </w:r>
      <w:r w:rsidR="00EA6E82" w:rsidRPr="002169AB">
        <w:rPr>
          <w:rFonts w:ascii="Times New Roman" w:hAnsi="Times New Roman"/>
          <w:lang w:val="it-IT"/>
        </w:rPr>
        <w:t xml:space="preserve">. Aceste </w:t>
      </w:r>
      <w:r w:rsidR="007C11FA" w:rsidRPr="002169AB">
        <w:rPr>
          <w:rFonts w:ascii="Times New Roman" w:hAnsi="Times New Roman"/>
          <w:lang w:val="it-IT"/>
        </w:rPr>
        <w:t>ță</w:t>
      </w:r>
      <w:r w:rsidR="00EA6E82" w:rsidRPr="002169AB">
        <w:rPr>
          <w:rFonts w:ascii="Times New Roman" w:hAnsi="Times New Roman"/>
          <w:lang w:val="it-IT"/>
        </w:rPr>
        <w:t xml:space="preserve">ri au un nivel ridicat al PIB-ului pe locuitor </w:t>
      </w:r>
      <w:r w:rsidR="007C11FA" w:rsidRPr="002169AB">
        <w:rPr>
          <w:rFonts w:ascii="Times New Roman" w:hAnsi="Times New Roman"/>
          <w:lang w:val="it-IT"/>
        </w:rPr>
        <w:t>ș</w:t>
      </w:r>
      <w:r w:rsidR="00EA6E82" w:rsidRPr="002169AB">
        <w:rPr>
          <w:rFonts w:ascii="Times New Roman" w:hAnsi="Times New Roman"/>
          <w:lang w:val="it-IT"/>
        </w:rPr>
        <w:t>i pierderi financiare moderate, datorit</w:t>
      </w:r>
      <w:r w:rsidR="007C11FA" w:rsidRPr="002169AB">
        <w:rPr>
          <w:rFonts w:ascii="Times New Roman" w:hAnsi="Times New Roman"/>
          <w:lang w:val="it-IT"/>
        </w:rPr>
        <w:t>ă</w:t>
      </w:r>
      <w:r w:rsidR="00EA6E82" w:rsidRPr="002169AB">
        <w:rPr>
          <w:rFonts w:ascii="Times New Roman" w:hAnsi="Times New Roman"/>
          <w:lang w:val="it-IT"/>
        </w:rPr>
        <w:t xml:space="preserve"> unor sisteme de securitate cibernetic</w:t>
      </w:r>
      <w:r w:rsidR="007C11FA" w:rsidRPr="002169AB">
        <w:rPr>
          <w:rFonts w:ascii="Times New Roman" w:hAnsi="Times New Roman"/>
          <w:lang w:val="it-IT"/>
        </w:rPr>
        <w:t>ă</w:t>
      </w:r>
      <w:r w:rsidR="00EA6E82" w:rsidRPr="002169AB">
        <w:rPr>
          <w:rFonts w:ascii="Times New Roman" w:hAnsi="Times New Roman"/>
          <w:lang w:val="it-IT"/>
        </w:rPr>
        <w:t xml:space="preserve"> bine dezvoltate. Al doilea cluster este format din Fran</w:t>
      </w:r>
      <w:r w:rsidR="007C11FA" w:rsidRPr="002169AB">
        <w:rPr>
          <w:rFonts w:ascii="Times New Roman" w:hAnsi="Times New Roman"/>
          <w:lang w:val="it-IT"/>
        </w:rPr>
        <w:t>ț</w:t>
      </w:r>
      <w:r w:rsidR="00EA6E82" w:rsidRPr="002169AB">
        <w:rPr>
          <w:rFonts w:ascii="Times New Roman" w:hAnsi="Times New Roman"/>
          <w:lang w:val="it-IT"/>
        </w:rPr>
        <w:t xml:space="preserve">a </w:t>
      </w:r>
      <w:r w:rsidR="007C11FA" w:rsidRPr="002169AB">
        <w:rPr>
          <w:rFonts w:ascii="Times New Roman" w:hAnsi="Times New Roman"/>
          <w:lang w:val="it-IT"/>
        </w:rPr>
        <w:t>ș</w:t>
      </w:r>
      <w:r w:rsidR="00EA6E82" w:rsidRPr="002169AB">
        <w:rPr>
          <w:rFonts w:ascii="Times New Roman" w:hAnsi="Times New Roman"/>
          <w:lang w:val="it-IT"/>
        </w:rPr>
        <w:t xml:space="preserve">i Germania , </w:t>
      </w:r>
      <w:r w:rsidR="007C11FA" w:rsidRPr="002169AB">
        <w:rPr>
          <w:rFonts w:ascii="Times New Roman" w:hAnsi="Times New Roman"/>
          <w:lang w:val="it-IT"/>
        </w:rPr>
        <w:t>ță</w:t>
      </w:r>
      <w:r w:rsidR="00EA6E82" w:rsidRPr="002169AB">
        <w:rPr>
          <w:rFonts w:ascii="Times New Roman" w:hAnsi="Times New Roman"/>
          <w:lang w:val="it-IT"/>
        </w:rPr>
        <w:t xml:space="preserve">ri care </w:t>
      </w:r>
      <w:r w:rsidR="007C11FA" w:rsidRPr="002169AB">
        <w:rPr>
          <w:rFonts w:ascii="Times New Roman" w:hAnsi="Times New Roman"/>
          <w:lang w:val="it-IT"/>
        </w:rPr>
        <w:t>î</w:t>
      </w:r>
      <w:r w:rsidR="00EA6E82" w:rsidRPr="002169AB">
        <w:rPr>
          <w:rFonts w:ascii="Times New Roman" w:hAnsi="Times New Roman"/>
          <w:lang w:val="it-IT"/>
        </w:rPr>
        <w:t>nregistreaz</w:t>
      </w:r>
      <w:r w:rsidR="007C11FA" w:rsidRPr="002169AB">
        <w:rPr>
          <w:rFonts w:ascii="Times New Roman" w:hAnsi="Times New Roman"/>
          <w:lang w:val="it-IT"/>
        </w:rPr>
        <w:t>ă</w:t>
      </w:r>
      <w:r w:rsidR="00EA6E82" w:rsidRPr="002169AB">
        <w:rPr>
          <w:rFonts w:ascii="Times New Roman" w:hAnsi="Times New Roman"/>
          <w:lang w:val="it-IT"/>
        </w:rPr>
        <w:t xml:space="preserve"> cele mai mari pierderi financiare, fiind foarte expuse la atacuri cibernetice din cauza nivelului de digitalizare avansat</w:t>
      </w:r>
      <w:r w:rsidR="007C11FA" w:rsidRPr="002169AB">
        <w:rPr>
          <w:rFonts w:ascii="Times New Roman" w:hAnsi="Times New Roman"/>
          <w:lang w:val="it-IT"/>
        </w:rPr>
        <w:t>ă</w:t>
      </w:r>
      <w:r w:rsidR="00EA6E82" w:rsidRPr="002169AB">
        <w:rPr>
          <w:rFonts w:ascii="Times New Roman" w:hAnsi="Times New Roman"/>
          <w:lang w:val="it-IT"/>
        </w:rPr>
        <w:t xml:space="preserve">. </w:t>
      </w:r>
      <w:r w:rsidR="007C11FA" w:rsidRPr="002169AB">
        <w:rPr>
          <w:rFonts w:ascii="Times New Roman" w:hAnsi="Times New Roman"/>
          <w:lang w:val="it-IT"/>
        </w:rPr>
        <w:t>Î</w:t>
      </w:r>
      <w:r w:rsidR="00EA6E82" w:rsidRPr="002169AB">
        <w:rPr>
          <w:rFonts w:ascii="Times New Roman" w:hAnsi="Times New Roman"/>
          <w:lang w:val="it-IT"/>
        </w:rPr>
        <w:t xml:space="preserve">n al treilea grup sunt cuprinse </w:t>
      </w:r>
      <w:r w:rsidR="007C11FA" w:rsidRPr="002169AB">
        <w:rPr>
          <w:rFonts w:ascii="Times New Roman" w:hAnsi="Times New Roman"/>
          <w:lang w:val="it-IT"/>
        </w:rPr>
        <w:t>ță</w:t>
      </w:r>
      <w:r w:rsidR="00EA6E82" w:rsidRPr="002169AB">
        <w:rPr>
          <w:rFonts w:ascii="Times New Roman" w:hAnsi="Times New Roman"/>
          <w:lang w:val="it-IT"/>
        </w:rPr>
        <w:t xml:space="preserve">rile cu economii emergente: India, China, Brazilia </w:t>
      </w:r>
      <w:r w:rsidR="007C11FA">
        <w:rPr>
          <w:rFonts w:ascii="Times New Roman" w:hAnsi="Times New Roman"/>
        </w:rPr>
        <w:t>ș</w:t>
      </w:r>
      <w:r w:rsidR="00EA6E82">
        <w:rPr>
          <w:rFonts w:ascii="Times New Roman" w:hAnsi="Times New Roman"/>
        </w:rPr>
        <w:t xml:space="preserve">i Rusia. </w:t>
      </w:r>
      <w:r w:rsidR="005F1E6F">
        <w:rPr>
          <w:rFonts w:ascii="Times New Roman" w:hAnsi="Times New Roman"/>
        </w:rPr>
        <w:t xml:space="preserve">Aceste </w:t>
      </w:r>
      <w:r w:rsidR="007C11FA">
        <w:rPr>
          <w:rFonts w:ascii="Times New Roman" w:hAnsi="Times New Roman"/>
        </w:rPr>
        <w:t>ță</w:t>
      </w:r>
      <w:r w:rsidR="005F1E6F">
        <w:rPr>
          <w:rFonts w:ascii="Times New Roman" w:hAnsi="Times New Roman"/>
        </w:rPr>
        <w:t xml:space="preserve">ri au PIB-ul per capita mai redus </w:t>
      </w:r>
      <w:r w:rsidR="007C11FA">
        <w:rPr>
          <w:rFonts w:ascii="Times New Roman" w:hAnsi="Times New Roman"/>
        </w:rPr>
        <w:t>ș</w:t>
      </w:r>
      <w:r w:rsidR="005F1E6F">
        <w:rPr>
          <w:rFonts w:ascii="Times New Roman" w:hAnsi="Times New Roman"/>
        </w:rPr>
        <w:t xml:space="preserve">i un nivel mai ridicat de vulnerabilitate </w:t>
      </w:r>
      <w:r w:rsidR="007C11FA">
        <w:rPr>
          <w:rFonts w:ascii="Times New Roman" w:hAnsi="Times New Roman"/>
        </w:rPr>
        <w:t>î</w:t>
      </w:r>
      <w:r w:rsidR="005F1E6F">
        <w:rPr>
          <w:rFonts w:ascii="Times New Roman" w:hAnsi="Times New Roman"/>
        </w:rPr>
        <w:t>n fa</w:t>
      </w:r>
      <w:r w:rsidR="007C11FA">
        <w:rPr>
          <w:rFonts w:ascii="Times New Roman" w:hAnsi="Times New Roman"/>
        </w:rPr>
        <w:t>ț</w:t>
      </w:r>
      <w:r w:rsidR="005F1E6F">
        <w:rPr>
          <w:rFonts w:ascii="Times New Roman" w:hAnsi="Times New Roman"/>
        </w:rPr>
        <w:t>a amenin</w:t>
      </w:r>
      <w:r w:rsidR="007C11FA">
        <w:rPr>
          <w:rFonts w:ascii="Times New Roman" w:hAnsi="Times New Roman"/>
        </w:rPr>
        <w:t>ță</w:t>
      </w:r>
      <w:r w:rsidR="005F1E6F">
        <w:rPr>
          <w:rFonts w:ascii="Times New Roman" w:hAnsi="Times New Roman"/>
        </w:rPr>
        <w:t>rilor cibernetice.</w:t>
      </w:r>
    </w:p>
    <w:p w14:paraId="7FE6A115" w14:textId="1449D489" w:rsidR="00E34D28" w:rsidRDefault="00E34D28" w:rsidP="00301EE0">
      <w:pPr>
        <w:jc w:val="both"/>
        <w:rPr>
          <w:rFonts w:ascii="Times New Roman" w:hAnsi="Times New Roman"/>
        </w:rPr>
      </w:pPr>
      <w:r w:rsidRPr="002169AB">
        <w:rPr>
          <w:rFonts w:ascii="Times New Roman" w:hAnsi="Times New Roman"/>
          <w:lang w:val="it-IT"/>
        </w:rPr>
        <w:t>Prin urmare, rezultatele ob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inute au confirmat ipoteza 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num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rul atacurilor cibernetice este principalul factor care influen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eaz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nivelul pierderilor financiare. Analiza a eviden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iat o leg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>tur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puternic</w:t>
      </w:r>
      <w:r w:rsidR="007C11FA">
        <w:rPr>
          <w:rFonts w:ascii="Times New Roman" w:hAnsi="Times New Roman"/>
        </w:rPr>
        <w:t>ă</w:t>
      </w:r>
      <w:r>
        <w:rPr>
          <w:rFonts w:ascii="Times New Roman" w:hAnsi="Times New Roman"/>
        </w:rPr>
        <w:t xml:space="preserve">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 xml:space="preserve">ntre atacurile cibernetice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efectele economice ale acestora. Prin utilizarea modelelor de regresie, analizei componentelor principale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>i analizei cluster au fost identifica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 factorii care contribuie la apari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 xml:space="preserve">ia pierderilor financiare </w:t>
      </w:r>
      <w:r w:rsidR="007C11FA">
        <w:rPr>
          <w:rFonts w:ascii="Times New Roman" w:hAnsi="Times New Roman"/>
        </w:rPr>
        <w:t>ș</w:t>
      </w:r>
      <w:r>
        <w:rPr>
          <w:rFonts w:ascii="Times New Roman" w:hAnsi="Times New Roman"/>
        </w:rPr>
        <w:t xml:space="preserve">i au fost clasificate </w:t>
      </w:r>
      <w:r w:rsidR="007C11FA">
        <w:rPr>
          <w:rFonts w:ascii="Times New Roman" w:hAnsi="Times New Roman"/>
        </w:rPr>
        <w:t>ță</w:t>
      </w:r>
      <w:r>
        <w:rPr>
          <w:rFonts w:ascii="Times New Roman" w:hAnsi="Times New Roman"/>
        </w:rPr>
        <w:t xml:space="preserve">rile </w:t>
      </w:r>
      <w:r w:rsidR="007C11FA">
        <w:rPr>
          <w:rFonts w:ascii="Times New Roman" w:hAnsi="Times New Roman"/>
        </w:rPr>
        <w:t>î</w:t>
      </w:r>
      <w:r>
        <w:rPr>
          <w:rFonts w:ascii="Times New Roman" w:hAnsi="Times New Roman"/>
        </w:rPr>
        <w:t>n func</w:t>
      </w:r>
      <w:r w:rsidR="007C11FA">
        <w:rPr>
          <w:rFonts w:ascii="Times New Roman" w:hAnsi="Times New Roman"/>
        </w:rPr>
        <w:t>ț</w:t>
      </w:r>
      <w:r>
        <w:rPr>
          <w:rFonts w:ascii="Times New Roman" w:hAnsi="Times New Roman"/>
        </w:rPr>
        <w:t>ie de profilul lor de risc.</w:t>
      </w:r>
    </w:p>
    <w:p w14:paraId="2FF8D962" w14:textId="77777777" w:rsidR="00E34D28" w:rsidRDefault="00E34D28" w:rsidP="00301EE0">
      <w:pPr>
        <w:jc w:val="both"/>
        <w:rPr>
          <w:rFonts w:ascii="Times New Roman" w:hAnsi="Times New Roman"/>
        </w:rPr>
      </w:pPr>
    </w:p>
    <w:p w14:paraId="51B321C0" w14:textId="77777777" w:rsidR="00E34D28" w:rsidRDefault="00E34D28" w:rsidP="00301EE0">
      <w:pPr>
        <w:jc w:val="both"/>
        <w:rPr>
          <w:rFonts w:ascii="Times New Roman" w:hAnsi="Times New Roman"/>
        </w:rPr>
      </w:pPr>
    </w:p>
    <w:p w14:paraId="2D67C14D" w14:textId="77777777" w:rsidR="00E34D28" w:rsidRDefault="00E34D28" w:rsidP="00301EE0">
      <w:pPr>
        <w:jc w:val="both"/>
        <w:rPr>
          <w:rFonts w:ascii="Times New Roman" w:hAnsi="Times New Roman"/>
        </w:rPr>
      </w:pPr>
    </w:p>
    <w:p w14:paraId="4F041060" w14:textId="77777777" w:rsidR="00E34D28" w:rsidRDefault="00E34D28" w:rsidP="00301EE0">
      <w:pPr>
        <w:jc w:val="both"/>
        <w:rPr>
          <w:rFonts w:ascii="Times New Roman" w:hAnsi="Times New Roman"/>
        </w:rPr>
      </w:pPr>
    </w:p>
    <w:p w14:paraId="784EED1D" w14:textId="77777777" w:rsidR="00E34D28" w:rsidRDefault="00E34D28" w:rsidP="00301EE0">
      <w:pPr>
        <w:jc w:val="both"/>
        <w:rPr>
          <w:rFonts w:ascii="Times New Roman" w:hAnsi="Times New Roman"/>
        </w:rPr>
      </w:pPr>
    </w:p>
    <w:p w14:paraId="118590B0" w14:textId="77777777" w:rsidR="00E34D28" w:rsidRDefault="00E34D28" w:rsidP="00301EE0">
      <w:pPr>
        <w:jc w:val="both"/>
        <w:rPr>
          <w:rFonts w:ascii="Times New Roman" w:hAnsi="Times New Roman"/>
        </w:rPr>
      </w:pPr>
    </w:p>
    <w:p w14:paraId="14E6AD4F" w14:textId="77777777" w:rsidR="00E34D28" w:rsidRDefault="00E34D28" w:rsidP="00301EE0">
      <w:pPr>
        <w:jc w:val="both"/>
        <w:rPr>
          <w:rFonts w:ascii="Times New Roman" w:hAnsi="Times New Roman"/>
        </w:rPr>
      </w:pPr>
    </w:p>
    <w:p w14:paraId="62505B82" w14:textId="77777777" w:rsidR="00E34D28" w:rsidRDefault="00E34D28" w:rsidP="00301EE0">
      <w:pPr>
        <w:jc w:val="both"/>
        <w:rPr>
          <w:rFonts w:ascii="Times New Roman" w:hAnsi="Times New Roman"/>
        </w:rPr>
      </w:pPr>
    </w:p>
    <w:p w14:paraId="2E2B1566" w14:textId="77777777" w:rsidR="00E34D28" w:rsidRDefault="00E34D28" w:rsidP="00301EE0">
      <w:pPr>
        <w:jc w:val="both"/>
        <w:rPr>
          <w:rFonts w:ascii="Times New Roman" w:hAnsi="Times New Roman"/>
        </w:rPr>
      </w:pPr>
    </w:p>
    <w:p w14:paraId="5713648A" w14:textId="77777777" w:rsidR="00E34D28" w:rsidRDefault="00E34D28" w:rsidP="00301EE0">
      <w:pPr>
        <w:jc w:val="both"/>
        <w:rPr>
          <w:rFonts w:ascii="Times New Roman" w:hAnsi="Times New Roman"/>
        </w:rPr>
      </w:pPr>
    </w:p>
    <w:p w14:paraId="3DFB9429" w14:textId="77777777" w:rsidR="00E34D28" w:rsidRDefault="00E34D28" w:rsidP="00301EE0">
      <w:pPr>
        <w:jc w:val="both"/>
        <w:rPr>
          <w:rFonts w:ascii="Times New Roman" w:hAnsi="Times New Roman"/>
        </w:rPr>
      </w:pPr>
    </w:p>
    <w:p w14:paraId="15213CE3" w14:textId="77777777" w:rsidR="00E34D28" w:rsidRDefault="00E34D28" w:rsidP="00301EE0">
      <w:pPr>
        <w:jc w:val="both"/>
        <w:rPr>
          <w:rFonts w:ascii="Times New Roman" w:hAnsi="Times New Roman"/>
        </w:rPr>
      </w:pPr>
    </w:p>
    <w:p w14:paraId="4F1F0191" w14:textId="7FAB580B" w:rsidR="00E34D28" w:rsidRDefault="00E34D28" w:rsidP="00E34D28">
      <w:pPr>
        <w:pStyle w:val="Heading1"/>
        <w:jc w:val="center"/>
        <w:rPr>
          <w:rFonts w:ascii="Times New Roman" w:hAnsi="Times New Roman"/>
          <w:b/>
          <w:bCs/>
          <w:color w:val="auto"/>
        </w:rPr>
      </w:pPr>
      <w:bookmarkStart w:id="315" w:name="_Toc231638704"/>
      <w:r w:rsidRPr="004131E5">
        <w:rPr>
          <w:rFonts w:ascii="Times New Roman" w:hAnsi="Times New Roman"/>
          <w:b/>
          <w:bCs/>
          <w:color w:val="auto"/>
        </w:rPr>
        <w:lastRenderedPageBreak/>
        <w:t>BIBLIOGRAFIE</w:t>
      </w:r>
      <w:bookmarkEnd w:id="315"/>
    </w:p>
    <w:p w14:paraId="2E2F51BE" w14:textId="77777777" w:rsidR="00EC702B" w:rsidRPr="00EC702B" w:rsidRDefault="00EC702B" w:rsidP="00EC702B"/>
    <w:p w14:paraId="34124BEB" w14:textId="4859D9FB" w:rsidR="00EC702B" w:rsidRPr="00EC702B" w:rsidRDefault="00EC702B" w:rsidP="00EC702B">
      <w:pPr>
        <w:pStyle w:val="ListParagraph"/>
        <w:numPr>
          <w:ilvl w:val="0"/>
          <w:numId w:val="4"/>
        </w:numPr>
        <w:rPr>
          <w:rFonts w:ascii="Times New Roman" w:hAnsi="Times New Roman"/>
          <w:lang w:val="en-US"/>
        </w:rPr>
      </w:pPr>
      <w:r w:rsidRPr="00EC702B">
        <w:rPr>
          <w:rFonts w:ascii="Times New Roman" w:hAnsi="Times New Roman"/>
          <w:lang w:val="en-US"/>
        </w:rPr>
        <w:t>Accenture. (2022). State of cybersecurity resilience 2022. Accenture.</w:t>
      </w:r>
    </w:p>
    <w:p w14:paraId="3CF74BF1" w14:textId="0911478D" w:rsidR="00EC702B" w:rsidRPr="00EC702B" w:rsidRDefault="00EC702B" w:rsidP="00EC702B">
      <w:pPr>
        <w:pStyle w:val="ListParagraph"/>
        <w:numPr>
          <w:ilvl w:val="0"/>
          <w:numId w:val="4"/>
        </w:numPr>
        <w:rPr>
          <w:rFonts w:ascii="Times New Roman" w:hAnsi="Times New Roman"/>
          <w:lang w:val="en-US"/>
        </w:rPr>
      </w:pPr>
      <w:r w:rsidRPr="002169AB">
        <w:rPr>
          <w:rFonts w:ascii="Times New Roman" w:hAnsi="Times New Roman"/>
          <w:lang w:val="it-IT"/>
        </w:rPr>
        <w:t xml:space="preserve">Almaiah, M. A., Saqr, L. M., Al-Rawwash, L. A., Altellawi, L. A., Al-Ali, R., &amp; Almomani, O. (2024). </w:t>
      </w:r>
      <w:r w:rsidRPr="00EC702B">
        <w:rPr>
          <w:rFonts w:ascii="Times New Roman" w:hAnsi="Times New Roman"/>
          <w:lang w:val="en-US"/>
        </w:rPr>
        <w:t>Classification of cybersecurity threats, vulnerabilities and countermeasures in database systems.</w:t>
      </w:r>
    </w:p>
    <w:p w14:paraId="762920A8" w14:textId="26B089F5" w:rsidR="00EC702B" w:rsidRPr="00EC702B" w:rsidRDefault="00EC702B" w:rsidP="00EC702B">
      <w:pPr>
        <w:pStyle w:val="ListParagraph"/>
        <w:numPr>
          <w:ilvl w:val="0"/>
          <w:numId w:val="4"/>
        </w:numPr>
        <w:rPr>
          <w:rFonts w:ascii="Times New Roman" w:hAnsi="Times New Roman"/>
          <w:lang w:val="en-US"/>
        </w:rPr>
      </w:pPr>
      <w:r w:rsidRPr="00EC702B">
        <w:rPr>
          <w:rFonts w:ascii="Times New Roman" w:hAnsi="Times New Roman"/>
          <w:lang w:val="en-US"/>
        </w:rPr>
        <w:t>Anderson, R., Barton, C., Böhme, R., &amp; Clayton, R. (2019). Measuring the cost of cybercrime. In R. Anderson (Ed.), Security economics (pp. 25–50). Cambridge University Press.</w:t>
      </w:r>
    </w:p>
    <w:p w14:paraId="22D6D182" w14:textId="53100148" w:rsidR="00EC702B" w:rsidRPr="00EC702B" w:rsidRDefault="00EC702B" w:rsidP="00EC702B">
      <w:pPr>
        <w:pStyle w:val="ListParagraph"/>
        <w:numPr>
          <w:ilvl w:val="0"/>
          <w:numId w:val="4"/>
        </w:numPr>
        <w:rPr>
          <w:rFonts w:ascii="Times New Roman" w:hAnsi="Times New Roman"/>
          <w:lang w:val="en-US"/>
        </w:rPr>
      </w:pPr>
      <w:r w:rsidRPr="00EC702B">
        <w:rPr>
          <w:rFonts w:ascii="Times New Roman" w:hAnsi="Times New Roman"/>
          <w:lang w:val="en-US"/>
        </w:rPr>
        <w:t>Anderson, R., et al. (2020). Measuring the cost of cybercrime.</w:t>
      </w:r>
    </w:p>
    <w:p w14:paraId="26302119" w14:textId="6C5B648D" w:rsidR="00EC702B" w:rsidRPr="00552A1B" w:rsidRDefault="00EC702B" w:rsidP="00552A1B">
      <w:pPr>
        <w:pStyle w:val="ListParagraph"/>
        <w:numPr>
          <w:ilvl w:val="0"/>
          <w:numId w:val="4"/>
        </w:numPr>
        <w:rPr>
          <w:rFonts w:ascii="Times New Roman" w:hAnsi="Times New Roman"/>
          <w:lang w:val="en-US"/>
        </w:rPr>
      </w:pPr>
      <w:r w:rsidRPr="00552A1B">
        <w:rPr>
          <w:rFonts w:ascii="Times New Roman" w:hAnsi="Times New Roman"/>
          <w:lang w:val="en-US"/>
        </w:rPr>
        <w:t>Bitkom. (2023). Economic damage caused by cybercrime in Germany. Bitkom Research.</w:t>
      </w:r>
    </w:p>
    <w:p w14:paraId="1F7290C1" w14:textId="56DB70DC" w:rsidR="00EC702B" w:rsidRPr="00552A1B" w:rsidRDefault="00EC702B" w:rsidP="00552A1B">
      <w:pPr>
        <w:pStyle w:val="ListParagraph"/>
        <w:numPr>
          <w:ilvl w:val="0"/>
          <w:numId w:val="4"/>
        </w:numPr>
        <w:rPr>
          <w:rFonts w:ascii="Times New Roman" w:hAnsi="Times New Roman"/>
          <w:lang w:val="en-US"/>
        </w:rPr>
      </w:pPr>
      <w:r w:rsidRPr="00552A1B">
        <w:rPr>
          <w:rFonts w:ascii="Times New Roman" w:hAnsi="Times New Roman"/>
          <w:lang w:val="en-US"/>
        </w:rPr>
        <w:t>Bouveret, A. (2018). Cyber risk for the financial sector: A framework for quantitative assessment (IMF Working Paper No. 2018/143).</w:t>
      </w:r>
    </w:p>
    <w:p w14:paraId="0927F955" w14:textId="36612646" w:rsidR="00EC702B" w:rsidRPr="00552A1B" w:rsidRDefault="00EC702B" w:rsidP="00552A1B">
      <w:pPr>
        <w:pStyle w:val="ListParagraph"/>
        <w:numPr>
          <w:ilvl w:val="0"/>
          <w:numId w:val="4"/>
        </w:numPr>
        <w:rPr>
          <w:rFonts w:ascii="Times New Roman" w:hAnsi="Times New Roman"/>
          <w:lang w:val="en-US"/>
        </w:rPr>
      </w:pPr>
      <w:r w:rsidRPr="00552A1B">
        <w:rPr>
          <w:rFonts w:ascii="Times New Roman" w:hAnsi="Times New Roman"/>
          <w:lang w:val="en-US"/>
        </w:rPr>
        <w:t>ENISA. (2020). ENISA threat landscape 2020: Cyber attacks becoming more sophisticated, targeted, widespread and undetected. European Union Agency for Cybersecurity.</w:t>
      </w:r>
    </w:p>
    <w:p w14:paraId="5D94F4B7" w14:textId="596C58A5" w:rsidR="00EC702B" w:rsidRPr="00552A1B" w:rsidRDefault="00EC702B" w:rsidP="00552A1B">
      <w:pPr>
        <w:pStyle w:val="ListParagraph"/>
        <w:numPr>
          <w:ilvl w:val="0"/>
          <w:numId w:val="4"/>
        </w:numPr>
        <w:rPr>
          <w:rFonts w:ascii="Times New Roman" w:hAnsi="Times New Roman"/>
          <w:lang w:val="en-US"/>
        </w:rPr>
      </w:pPr>
      <w:r w:rsidRPr="00552A1B">
        <w:rPr>
          <w:rFonts w:ascii="Times New Roman" w:hAnsi="Times New Roman"/>
          <w:lang w:val="en-US"/>
        </w:rPr>
        <w:t>Europol. (2025). Ransomware — What you need to know [PDF]. Europol.</w:t>
      </w:r>
    </w:p>
    <w:p w14:paraId="367CEB38" w14:textId="1F34E38C" w:rsidR="00EC702B" w:rsidRPr="00552A1B" w:rsidRDefault="00EC702B" w:rsidP="00552A1B">
      <w:pPr>
        <w:pStyle w:val="ListParagraph"/>
        <w:numPr>
          <w:ilvl w:val="0"/>
          <w:numId w:val="4"/>
        </w:numPr>
        <w:rPr>
          <w:rFonts w:ascii="Times New Roman" w:hAnsi="Times New Roman"/>
          <w:lang w:val="en-US"/>
        </w:rPr>
      </w:pPr>
      <w:r w:rsidRPr="00552A1B">
        <w:rPr>
          <w:rFonts w:ascii="Times New Roman" w:hAnsi="Times New Roman"/>
          <w:lang w:val="en-US"/>
        </w:rPr>
        <w:t>Everitt, B. S., Landau, S., Leese, M., &amp; Stahl, D. (2011). Cluster analysis. John Wiley &amp; Sons.</w:t>
      </w:r>
    </w:p>
    <w:p w14:paraId="71589BE8" w14:textId="7DEA6906" w:rsidR="00EC702B" w:rsidRPr="00552A1B" w:rsidRDefault="00EC702B" w:rsidP="00552A1B">
      <w:pPr>
        <w:pStyle w:val="ListParagraph"/>
        <w:numPr>
          <w:ilvl w:val="0"/>
          <w:numId w:val="4"/>
        </w:numPr>
        <w:rPr>
          <w:rFonts w:ascii="Times New Roman" w:hAnsi="Times New Roman"/>
          <w:lang w:val="en-US"/>
        </w:rPr>
      </w:pPr>
      <w:r w:rsidRPr="00552A1B">
        <w:rPr>
          <w:rFonts w:ascii="Times New Roman" w:hAnsi="Times New Roman"/>
          <w:lang w:val="en-US"/>
        </w:rPr>
        <w:t>Federal Office for Information Security. (2024). The state of IT security in Germany 2023 (BSI Annual Report). BSI.</w:t>
      </w:r>
    </w:p>
    <w:p w14:paraId="6F6207F1" w14:textId="6B29A1EC" w:rsidR="00EC702B" w:rsidRPr="00552A1B" w:rsidRDefault="00EC702B" w:rsidP="00552A1B">
      <w:pPr>
        <w:pStyle w:val="ListParagraph"/>
        <w:numPr>
          <w:ilvl w:val="0"/>
          <w:numId w:val="4"/>
        </w:numPr>
        <w:rPr>
          <w:rFonts w:ascii="Times New Roman" w:hAnsi="Times New Roman"/>
          <w:lang w:val="en-US"/>
        </w:rPr>
      </w:pPr>
      <w:r w:rsidRPr="00552A1B">
        <w:rPr>
          <w:rFonts w:ascii="Times New Roman" w:hAnsi="Times New Roman"/>
          <w:lang w:val="en-US"/>
        </w:rPr>
        <w:t>Gujarati, D. N. (2012). Basic econometrics (4th ed.). McGraw-Hill.</w:t>
      </w:r>
    </w:p>
    <w:p w14:paraId="1ED7A1B6" w14:textId="7D7CF4D6" w:rsidR="00EC702B" w:rsidRPr="00552A1B" w:rsidRDefault="00EC702B" w:rsidP="00552A1B">
      <w:pPr>
        <w:pStyle w:val="ListParagraph"/>
        <w:numPr>
          <w:ilvl w:val="0"/>
          <w:numId w:val="4"/>
        </w:numPr>
        <w:rPr>
          <w:rFonts w:ascii="Times New Roman" w:hAnsi="Times New Roman"/>
          <w:lang w:val="en-US"/>
        </w:rPr>
      </w:pPr>
      <w:r w:rsidRPr="00552A1B">
        <w:rPr>
          <w:rFonts w:ascii="Times New Roman" w:hAnsi="Times New Roman"/>
          <w:lang w:val="en-US"/>
        </w:rPr>
        <w:t>Henderson, D. J., &amp; Parmeter, C. F. (2015). Applied nonparametric econometrics. Cambridge University Press.</w:t>
      </w:r>
    </w:p>
    <w:p w14:paraId="51639204" w14:textId="28F1C32B" w:rsidR="00EC702B" w:rsidRPr="00552A1B" w:rsidRDefault="00EC702B" w:rsidP="00552A1B">
      <w:pPr>
        <w:pStyle w:val="ListParagraph"/>
        <w:numPr>
          <w:ilvl w:val="0"/>
          <w:numId w:val="4"/>
        </w:numPr>
        <w:rPr>
          <w:rFonts w:ascii="Times New Roman" w:hAnsi="Times New Roman"/>
          <w:lang w:val="en-US"/>
        </w:rPr>
      </w:pPr>
      <w:r w:rsidRPr="00552A1B">
        <w:rPr>
          <w:rFonts w:ascii="Times New Roman" w:hAnsi="Times New Roman"/>
          <w:lang w:val="en-US"/>
        </w:rPr>
        <w:t>IBM Security. (2025). Cost of a data breach report 2025. IBM.</w:t>
      </w:r>
    </w:p>
    <w:p w14:paraId="73E5878E" w14:textId="22C781DE" w:rsidR="00EC702B" w:rsidRPr="00552A1B" w:rsidRDefault="00EC702B" w:rsidP="00552A1B">
      <w:pPr>
        <w:pStyle w:val="ListParagraph"/>
        <w:numPr>
          <w:ilvl w:val="0"/>
          <w:numId w:val="4"/>
        </w:numPr>
        <w:rPr>
          <w:rFonts w:ascii="Times New Roman" w:hAnsi="Times New Roman"/>
          <w:lang w:val="en-US"/>
        </w:rPr>
      </w:pPr>
      <w:r w:rsidRPr="00552A1B">
        <w:rPr>
          <w:rFonts w:ascii="Times New Roman" w:hAnsi="Times New Roman"/>
          <w:lang w:val="en-US"/>
        </w:rPr>
        <w:lastRenderedPageBreak/>
        <w:t>BM Security, &amp; Ponemon Institute. (2021). Cost of a data breach report 2021.</w:t>
      </w:r>
    </w:p>
    <w:p w14:paraId="478E4633" w14:textId="7B04A0C6" w:rsidR="00EC702B" w:rsidRPr="00552A1B" w:rsidRDefault="00EC702B" w:rsidP="00552A1B">
      <w:pPr>
        <w:pStyle w:val="ListParagraph"/>
        <w:numPr>
          <w:ilvl w:val="0"/>
          <w:numId w:val="4"/>
        </w:numPr>
        <w:rPr>
          <w:rFonts w:ascii="Times New Roman" w:hAnsi="Times New Roman"/>
          <w:lang w:val="en-US"/>
        </w:rPr>
      </w:pPr>
      <w:r w:rsidRPr="00552A1B">
        <w:rPr>
          <w:rFonts w:ascii="Times New Roman" w:hAnsi="Times New Roman"/>
          <w:lang w:val="en-US"/>
        </w:rPr>
        <w:t>IMF. (2021). The global cyber threat to financial systems. Finance &amp; Development, March 2021.</w:t>
      </w:r>
    </w:p>
    <w:p w14:paraId="3827F6DB" w14:textId="2FBD6060" w:rsidR="00EC702B" w:rsidRPr="00552A1B" w:rsidRDefault="00EC702B" w:rsidP="00552A1B">
      <w:pPr>
        <w:pStyle w:val="ListParagraph"/>
        <w:numPr>
          <w:ilvl w:val="0"/>
          <w:numId w:val="4"/>
        </w:numPr>
        <w:rPr>
          <w:rFonts w:ascii="Times New Roman" w:hAnsi="Times New Roman"/>
          <w:lang w:val="en-US"/>
        </w:rPr>
      </w:pPr>
      <w:r w:rsidRPr="00552A1B">
        <w:rPr>
          <w:rFonts w:ascii="Times New Roman" w:hAnsi="Times New Roman"/>
          <w:lang w:val="en-US"/>
        </w:rPr>
        <w:t>Institute of Internet Economics. (2025). How cybercrime drains global growth [Working paper]. Institute of Internet Economics.</w:t>
      </w:r>
    </w:p>
    <w:p w14:paraId="61C2ED5C" w14:textId="77777777" w:rsidR="00552A1B" w:rsidRDefault="00552A1B" w:rsidP="00552A1B">
      <w:pPr>
        <w:ind w:left="360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17.</w:t>
      </w:r>
      <w:r w:rsidR="00EC702B" w:rsidRPr="00EC702B">
        <w:rPr>
          <w:rFonts w:ascii="Times New Roman" w:hAnsi="Times New Roman"/>
          <w:lang w:val="en-US"/>
        </w:rPr>
        <w:t xml:space="preserve">International Monetary Fund. (2022). Cyber risk and financial stability. </w:t>
      </w:r>
    </w:p>
    <w:p w14:paraId="5A546C46" w14:textId="77777777" w:rsidR="00552A1B" w:rsidRDefault="00552A1B" w:rsidP="00552A1B">
      <w:pPr>
        <w:ind w:left="360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18.</w:t>
      </w:r>
      <w:r w:rsidR="00EC702B" w:rsidRPr="00EC702B">
        <w:rPr>
          <w:rFonts w:ascii="Times New Roman" w:hAnsi="Times New Roman"/>
          <w:lang w:val="en-US"/>
        </w:rPr>
        <w:t>International Monetary Fund. (2024). Cyber risk: A growing concern for macrofinancial stability. In Global financial stability report.</w:t>
      </w:r>
    </w:p>
    <w:p w14:paraId="649FFEC3" w14:textId="77777777" w:rsidR="00552A1B" w:rsidRDefault="00552A1B" w:rsidP="00552A1B">
      <w:pPr>
        <w:ind w:left="360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19.</w:t>
      </w:r>
      <w:r w:rsidR="00EC702B" w:rsidRPr="00EC702B">
        <w:rPr>
          <w:rFonts w:ascii="Times New Roman" w:hAnsi="Times New Roman"/>
          <w:lang w:val="en-US"/>
        </w:rPr>
        <w:t>International Monetary Fund. (2024). Rising cyber threats pose serious concerns for financial stability [Blog]. IMF.</w:t>
      </w:r>
    </w:p>
    <w:p w14:paraId="677EFA2B" w14:textId="77777777" w:rsidR="00552A1B" w:rsidRDefault="00552A1B" w:rsidP="00552A1B">
      <w:pPr>
        <w:ind w:left="360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20. </w:t>
      </w:r>
      <w:r w:rsidR="00EC702B" w:rsidRPr="00EC702B">
        <w:rPr>
          <w:rFonts w:ascii="Times New Roman" w:hAnsi="Times New Roman"/>
          <w:lang w:val="en-US"/>
        </w:rPr>
        <w:t>Jolliffe, I. T., &amp; Cadima, J. (2016). Principal component analysis: A review and recent developments. Philosophical Transactions of the Royal Society A: Mathematical, Physical and Engineering Sciences, 374(2065), 20150202.</w:t>
      </w:r>
    </w:p>
    <w:p w14:paraId="3710E8AC" w14:textId="77777777" w:rsidR="00552A1B" w:rsidRDefault="00552A1B" w:rsidP="00552A1B">
      <w:pPr>
        <w:ind w:left="360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21. </w:t>
      </w:r>
      <w:r w:rsidR="00EC702B" w:rsidRPr="00EC702B">
        <w:rPr>
          <w:rFonts w:ascii="Times New Roman" w:hAnsi="Times New Roman"/>
          <w:lang w:val="en-US"/>
        </w:rPr>
        <w:t>Kaspersky. (2021). IT security economics report 2021: Managing the trend of growing IT complexity.</w:t>
      </w:r>
    </w:p>
    <w:p w14:paraId="7D952B96" w14:textId="77777777" w:rsidR="00552A1B" w:rsidRDefault="00552A1B" w:rsidP="00552A1B">
      <w:pPr>
        <w:ind w:left="360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22. </w:t>
      </w:r>
      <w:r w:rsidR="00EC702B" w:rsidRPr="00EC702B">
        <w:rPr>
          <w:rFonts w:ascii="Times New Roman" w:hAnsi="Times New Roman"/>
          <w:lang w:val="en-US"/>
        </w:rPr>
        <w:t>Leukfeldt, R., Kleemans, E. R., &amp; Stol, W. P. (2022). Conceptualizing cybercrime: Definitions, typologies and taxonomies. Journal of Cybersecurity and Privacy, 2(2), 279–300.</w:t>
      </w:r>
    </w:p>
    <w:p w14:paraId="319FF3FF" w14:textId="77777777" w:rsidR="00552A1B" w:rsidRDefault="00552A1B" w:rsidP="00552A1B">
      <w:pPr>
        <w:ind w:left="360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23. </w:t>
      </w:r>
      <w:r w:rsidR="00EC702B" w:rsidRPr="00EC702B">
        <w:rPr>
          <w:rFonts w:ascii="Times New Roman" w:hAnsi="Times New Roman"/>
          <w:lang w:val="en-US"/>
        </w:rPr>
        <w:t>Luiijf, E., Klaver, M., &amp; van Eeten, M. (2019). A taxonomy of cyber risk taxonomies. Computers &amp; Security, 88, 101496.</w:t>
      </w:r>
    </w:p>
    <w:p w14:paraId="4C471564" w14:textId="77777777" w:rsidR="00552A1B" w:rsidRDefault="00552A1B" w:rsidP="00552A1B">
      <w:pPr>
        <w:ind w:left="360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24.</w:t>
      </w:r>
      <w:r w:rsidR="00EC702B" w:rsidRPr="00EC702B">
        <w:rPr>
          <w:rFonts w:ascii="Times New Roman" w:hAnsi="Times New Roman"/>
          <w:lang w:val="en-US"/>
        </w:rPr>
        <w:t>OECD. (2020). Dealing with digital security risk during the Coronavirus (COVID-19) crisis. OECD Publishing.</w:t>
      </w:r>
    </w:p>
    <w:p w14:paraId="514F3652" w14:textId="77777777" w:rsidR="00552A1B" w:rsidRDefault="00552A1B" w:rsidP="00552A1B">
      <w:pPr>
        <w:ind w:left="360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25. </w:t>
      </w:r>
      <w:r w:rsidR="00EC702B" w:rsidRPr="00EC702B">
        <w:rPr>
          <w:rFonts w:ascii="Times New Roman" w:hAnsi="Times New Roman"/>
          <w:lang w:val="en-US"/>
        </w:rPr>
        <w:t>Rousseeuw, P. J. (1987). Silhouettes: A graphical aid to the interpretation and validation of cluster analysis. Journal of Computational and Applied Mathematics, 20, 53–65.</w:t>
      </w:r>
    </w:p>
    <w:p w14:paraId="0F54D12D" w14:textId="684C7B8A" w:rsidR="00EC702B" w:rsidRPr="00EC702B" w:rsidRDefault="00552A1B" w:rsidP="00552A1B">
      <w:pPr>
        <w:ind w:left="360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26. </w:t>
      </w:r>
      <w:r w:rsidR="00EC702B" w:rsidRPr="00EC702B">
        <w:rPr>
          <w:rFonts w:ascii="Times New Roman" w:hAnsi="Times New Roman"/>
          <w:lang w:val="en-US"/>
        </w:rPr>
        <w:t>Santos, P. R. da P. F., Resende, P. A. A., Gondim, J. J. C., &amp; Drummond, A. C. (2025). Towards robust cyber attack taxonomies: A survey with requirements, structures, and assessment. ACM Computing Surveys, 57(8), Article 199.</w:t>
      </w:r>
    </w:p>
    <w:p w14:paraId="43E97527" w14:textId="77777777" w:rsidR="00EC702B" w:rsidRPr="00EC702B" w:rsidRDefault="00EC702B" w:rsidP="00EC702B">
      <w:pPr>
        <w:ind w:left="720" w:firstLine="0"/>
        <w:rPr>
          <w:rFonts w:ascii="Times New Roman" w:hAnsi="Times New Roman"/>
          <w:lang w:val="en-US"/>
        </w:rPr>
      </w:pPr>
      <w:r w:rsidRPr="00EC702B">
        <w:rPr>
          <w:rFonts w:ascii="Times New Roman" w:hAnsi="Times New Roman"/>
          <w:lang w:val="en-US"/>
        </w:rPr>
        <w:lastRenderedPageBreak/>
        <w:t>Statista. (2025). Ransomware – Statistics &amp; facts.</w:t>
      </w:r>
    </w:p>
    <w:p w14:paraId="6E402FC8" w14:textId="651C61E4" w:rsidR="00EC702B" w:rsidRPr="00EC702B" w:rsidRDefault="00552A1B" w:rsidP="00EC702B">
      <w:pPr>
        <w:ind w:left="720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27. </w:t>
      </w:r>
      <w:r w:rsidR="00EC702B" w:rsidRPr="00EC702B">
        <w:rPr>
          <w:rFonts w:ascii="Times New Roman" w:hAnsi="Times New Roman"/>
          <w:lang w:val="en-US"/>
        </w:rPr>
        <w:t>Uma, M., &amp; Padmavathi, G. (2013). A survey on various cyber attacks and their classification. International Journal of Network Security, 15(5), 390–396.</w:t>
      </w:r>
    </w:p>
    <w:p w14:paraId="2F760AF6" w14:textId="3FCECE3A" w:rsidR="00EC702B" w:rsidRPr="00EC702B" w:rsidRDefault="00552A1B" w:rsidP="00EC702B">
      <w:pPr>
        <w:ind w:left="720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28. </w:t>
      </w:r>
      <w:r w:rsidR="00EC702B" w:rsidRPr="00EC702B">
        <w:rPr>
          <w:rFonts w:ascii="Times New Roman" w:hAnsi="Times New Roman"/>
          <w:lang w:val="en-US"/>
        </w:rPr>
        <w:t>Wooldridge, J. M. (2016). Introductory econometrics: A modern approach. South-Western Cengage Learning.</w:t>
      </w:r>
    </w:p>
    <w:p w14:paraId="5E8F4A38" w14:textId="48A29A1B" w:rsidR="00EC702B" w:rsidRPr="00EC702B" w:rsidRDefault="00552A1B" w:rsidP="00EC702B">
      <w:pPr>
        <w:ind w:left="720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29. </w:t>
      </w:r>
      <w:r w:rsidR="00EC702B" w:rsidRPr="00EC702B">
        <w:rPr>
          <w:rFonts w:ascii="Times New Roman" w:hAnsi="Times New Roman"/>
          <w:lang w:val="en-US"/>
        </w:rPr>
        <w:t>World Bank. (2023). Cybersecurity risks and economic impacts in developing economies. World Bank Group.</w:t>
      </w:r>
    </w:p>
    <w:p w14:paraId="3A1F31CB" w14:textId="091ABF6C" w:rsidR="00EC702B" w:rsidRPr="00EC702B" w:rsidRDefault="00552A1B" w:rsidP="00EC702B">
      <w:pPr>
        <w:ind w:left="720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30.</w:t>
      </w:r>
      <w:r w:rsidR="00EC702B" w:rsidRPr="00EC702B">
        <w:rPr>
          <w:rFonts w:ascii="Times New Roman" w:hAnsi="Times New Roman"/>
          <w:lang w:val="en-US"/>
        </w:rPr>
        <w:t xml:space="preserve">World Bank. (2024). Cybersecurity economics for emerging markets. World Bank Group. </w:t>
      </w:r>
    </w:p>
    <w:p w14:paraId="59C5FE5A" w14:textId="49E30597" w:rsidR="00EC702B" w:rsidRPr="00EC702B" w:rsidRDefault="00552A1B" w:rsidP="00EC702B">
      <w:pPr>
        <w:ind w:left="720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31.</w:t>
      </w:r>
      <w:r w:rsidR="00EC702B" w:rsidRPr="00EC702B">
        <w:rPr>
          <w:rFonts w:ascii="Times New Roman" w:hAnsi="Times New Roman"/>
          <w:lang w:val="en-US"/>
        </w:rPr>
        <w:t>World Economic Forum. (2021). Understanding systemic cyber risk.</w:t>
      </w:r>
    </w:p>
    <w:p w14:paraId="1BBBB916" w14:textId="373A5C44" w:rsidR="00EC702B" w:rsidRPr="00EC702B" w:rsidRDefault="00552A1B" w:rsidP="00EC702B">
      <w:pPr>
        <w:ind w:left="720" w:firstLine="0"/>
        <w:rPr>
          <w:rFonts w:ascii="Times New Roman" w:hAnsi="Times New Roman"/>
          <w:lang w:val="en-US"/>
        </w:rPr>
      </w:pPr>
      <w:r w:rsidRPr="002169AB">
        <w:rPr>
          <w:rFonts w:ascii="Times New Roman" w:hAnsi="Times New Roman"/>
          <w:lang w:val="it-IT"/>
        </w:rPr>
        <w:t>32.</w:t>
      </w:r>
      <w:r w:rsidR="00EC702B" w:rsidRPr="002169AB">
        <w:rPr>
          <w:rFonts w:ascii="Times New Roman" w:hAnsi="Times New Roman"/>
          <w:lang w:val="it-IT"/>
        </w:rPr>
        <w:t xml:space="preserve">Zhang, Y., Li, X., &amp; Chen, H. (2022). </w:t>
      </w:r>
      <w:r w:rsidR="00EC702B" w:rsidRPr="00EC702B">
        <w:rPr>
          <w:rFonts w:ascii="Times New Roman" w:hAnsi="Times New Roman"/>
          <w:lang w:val="en-US"/>
        </w:rPr>
        <w:t>Cybersecurity risks across economic sectors: An empirical analysis. Procedia Computer Science, 200, 1123–1130.</w:t>
      </w:r>
    </w:p>
    <w:p w14:paraId="5BA80295" w14:textId="77777777" w:rsidR="00EC702B" w:rsidRPr="00EC702B" w:rsidRDefault="00EC702B" w:rsidP="00EC702B">
      <w:pPr>
        <w:ind w:left="720" w:firstLine="0"/>
        <w:rPr>
          <w:rFonts w:ascii="Times New Roman" w:hAnsi="Times New Roman"/>
        </w:rPr>
      </w:pPr>
    </w:p>
    <w:sectPr w:rsidR="00EC702B" w:rsidRPr="00EC702B" w:rsidSect="00081FC8">
      <w:footerReference w:type="default" r:id="rId3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9" w:author="Administrator" w:date="2026-06-16T17:47:00Z" w:initials="A">
    <w:p w14:paraId="59F947CA" w14:textId="1BF013C2" w:rsidR="008A3A0E" w:rsidRDefault="008A3A0E">
      <w:pPr>
        <w:pStyle w:val="CommentText"/>
      </w:pPr>
      <w:r>
        <w:rPr>
          <w:rStyle w:val="CommentReference"/>
        </w:rPr>
        <w:annotationRef/>
      </w:r>
      <w:r>
        <w:t>Treci doar (2.1)</w:t>
      </w:r>
    </w:p>
  </w:comment>
  <w:comment w:id="107" w:author="Administrator" w:date="2026-06-16T17:50:00Z" w:initials="A">
    <w:p w14:paraId="5CC55028" w14:textId="77777777" w:rsidR="00232561" w:rsidRDefault="00232561">
      <w:pPr>
        <w:pStyle w:val="CommentText"/>
      </w:pPr>
      <w:r>
        <w:rPr>
          <w:rStyle w:val="CommentReference"/>
        </w:rPr>
        <w:annotationRef/>
      </w:r>
      <w:r>
        <w:t>Introduci un tabel cu variabilele si tarile considerate in analiza....</w:t>
      </w:r>
    </w:p>
  </w:comment>
  <w:comment w:id="106" w:author="Administrator" w:date="2026-06-16T17:49:00Z" w:initials="A">
    <w:p w14:paraId="18A0F735" w14:textId="77777777" w:rsidR="00232561" w:rsidRDefault="00232561">
      <w:pPr>
        <w:pStyle w:val="CommentText"/>
      </w:pPr>
      <w:r>
        <w:rPr>
          <w:rStyle w:val="CommentReference"/>
        </w:rPr>
        <w:annotationRef/>
      </w:r>
      <w:r>
        <w:t>Aliniezi si la dreapta textul....</w:t>
      </w:r>
    </w:p>
  </w:comment>
  <w:comment w:id="111" w:author="Administrator" w:date="2026-06-16T17:50:00Z" w:initials="A">
    <w:p w14:paraId="0BDABCE3" w14:textId="77777777" w:rsidR="00232561" w:rsidRDefault="00232561">
      <w:pPr>
        <w:pStyle w:val="CommentText"/>
      </w:pPr>
      <w:r>
        <w:rPr>
          <w:rStyle w:val="CommentReference"/>
        </w:rPr>
        <w:annotationRef/>
      </w:r>
      <w:r>
        <w:t>Lasi un spatiu inaintea subcapitolelor...</w:t>
      </w:r>
    </w:p>
  </w:comment>
  <w:comment w:id="263" w:author="Administrator" w:date="2026-06-16T17:50:00Z" w:initials="A">
    <w:p w14:paraId="64812483" w14:textId="61AC2625" w:rsidR="00597A1C" w:rsidRDefault="00597A1C">
      <w:pPr>
        <w:pStyle w:val="CommentText"/>
      </w:pPr>
      <w:r>
        <w:rPr>
          <w:rStyle w:val="CommentReference"/>
        </w:rPr>
        <w:annotationRef/>
      </w:r>
      <w:r>
        <w:t>aliniezi</w:t>
      </w:r>
    </w:p>
  </w:comment>
  <w:comment w:id="266" w:author="Administrator" w:date="2026-06-16T17:51:00Z" w:initials="A">
    <w:p w14:paraId="3D0EC82F" w14:textId="10D2D2F8" w:rsidR="00597A1C" w:rsidRDefault="00597A1C">
      <w:pPr>
        <w:pStyle w:val="CommentText"/>
      </w:pPr>
      <w:r>
        <w:rPr>
          <w:rStyle w:val="CommentReference"/>
        </w:rPr>
        <w:annotationRef/>
      </w:r>
      <w:r>
        <w:t>aliniezi peste tot si la dreapta...</w:t>
      </w:r>
    </w:p>
  </w:comment>
  <w:comment w:id="286" w:author="Administrator" w:date="2026-06-16T17:52:00Z" w:initials="A">
    <w:p w14:paraId="6A42D254" w14:textId="60161DC0" w:rsidR="00BE7B46" w:rsidRDefault="00BE7B46">
      <w:pPr>
        <w:pStyle w:val="CommentText"/>
      </w:pPr>
      <w:r>
        <w:rPr>
          <w:rStyle w:val="CommentReference"/>
        </w:rPr>
        <w:annotationRef/>
      </w:r>
      <w:r>
        <w:t>modifici, te rog dupa modelul de mai sus....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9F947CA" w15:done="0"/>
  <w15:commentEx w15:paraId="5CC55028" w15:done="0"/>
  <w15:commentEx w15:paraId="18A0F735" w15:done="0"/>
  <w15:commentEx w15:paraId="0BDABCE3" w15:done="0"/>
  <w15:commentEx w15:paraId="64812483" w15:done="0"/>
  <w15:commentEx w15:paraId="3D0EC82F" w15:done="0"/>
  <w15:commentEx w15:paraId="6A42D25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F947CA" w16cid:durableId="2DDC0A9D"/>
  <w16cid:commentId w16cid:paraId="5CC55028" w16cid:durableId="2DDC0B67"/>
  <w16cid:commentId w16cid:paraId="18A0F735" w16cid:durableId="2DDC0B3A"/>
  <w16cid:commentId w16cid:paraId="0BDABCE3" w16cid:durableId="7D41BDF5"/>
  <w16cid:commentId w16cid:paraId="64812483" w16cid:durableId="2DDC0B56"/>
  <w16cid:commentId w16cid:paraId="3D0EC82F" w16cid:durableId="2DDC0B85"/>
  <w16cid:commentId w16cid:paraId="6A42D254" w16cid:durableId="2DDC0BF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7BF9F" w14:textId="77777777" w:rsidR="00F10AAB" w:rsidRDefault="00F10AAB">
      <w:pPr>
        <w:spacing w:after="0" w:line="240" w:lineRule="auto"/>
      </w:pPr>
      <w:r>
        <w:separator/>
      </w:r>
    </w:p>
  </w:endnote>
  <w:endnote w:type="continuationSeparator" w:id="0">
    <w:p w14:paraId="5C5782CF" w14:textId="77777777" w:rsidR="00F10AAB" w:rsidRDefault="00F10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14198403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064408" w14:textId="60294536" w:rsidR="002169AB" w:rsidRDefault="002169AB">
        <w:pPr>
          <w:pStyle w:val="Foot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25672FA2" w14:textId="2E0EBE3F" w:rsidR="002169AB" w:rsidRPr="00081FC8" w:rsidRDefault="002169A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DC55E" w14:textId="77777777" w:rsidR="00F10AAB" w:rsidRDefault="00F10AA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33D59C1" w14:textId="77777777" w:rsidR="00F10AAB" w:rsidRDefault="00F10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930"/>
    <w:multiLevelType w:val="hybridMultilevel"/>
    <w:tmpl w:val="21121CFA"/>
    <w:lvl w:ilvl="0" w:tplc="13DC62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CD90CB9"/>
    <w:multiLevelType w:val="multilevel"/>
    <w:tmpl w:val="EA4E404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" w15:restartNumberingAfterBreak="0">
    <w:nsid w:val="445544D5"/>
    <w:multiLevelType w:val="hybridMultilevel"/>
    <w:tmpl w:val="E90AD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633DD"/>
    <w:multiLevelType w:val="hybridMultilevel"/>
    <w:tmpl w:val="EC76EBA6"/>
    <w:lvl w:ilvl="0" w:tplc="4A8648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17243749">
    <w:abstractNumId w:val="3"/>
  </w:num>
  <w:num w:numId="2" w16cid:durableId="280572750">
    <w:abstractNumId w:val="1"/>
  </w:num>
  <w:num w:numId="3" w16cid:durableId="1101299119">
    <w:abstractNumId w:val="0"/>
  </w:num>
  <w:num w:numId="4" w16cid:durableId="87454302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a">
    <w15:presenceInfo w15:providerId="None" w15:userId="Daniela"/>
  </w15:person>
  <w15:person w15:author="Administrator">
    <w15:presenceInfo w15:providerId="Windows Live" w15:userId="723d27a29c204b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FD1"/>
    <w:rsid w:val="0006608E"/>
    <w:rsid w:val="000775D1"/>
    <w:rsid w:val="00081FC8"/>
    <w:rsid w:val="00093E53"/>
    <w:rsid w:val="000976B5"/>
    <w:rsid w:val="000C1AA4"/>
    <w:rsid w:val="001222F2"/>
    <w:rsid w:val="00132FD2"/>
    <w:rsid w:val="00163268"/>
    <w:rsid w:val="00170E0E"/>
    <w:rsid w:val="00197FF5"/>
    <w:rsid w:val="001A5816"/>
    <w:rsid w:val="001D367B"/>
    <w:rsid w:val="001E5D21"/>
    <w:rsid w:val="00216203"/>
    <w:rsid w:val="002169AB"/>
    <w:rsid w:val="00232561"/>
    <w:rsid w:val="0027245C"/>
    <w:rsid w:val="00282C8B"/>
    <w:rsid w:val="00296912"/>
    <w:rsid w:val="002970A2"/>
    <w:rsid w:val="002A2359"/>
    <w:rsid w:val="002B08D0"/>
    <w:rsid w:val="002B6728"/>
    <w:rsid w:val="002C450A"/>
    <w:rsid w:val="002C457E"/>
    <w:rsid w:val="00301EE0"/>
    <w:rsid w:val="00327532"/>
    <w:rsid w:val="003373B4"/>
    <w:rsid w:val="003565A8"/>
    <w:rsid w:val="00392A61"/>
    <w:rsid w:val="00394252"/>
    <w:rsid w:val="00394F86"/>
    <w:rsid w:val="00397387"/>
    <w:rsid w:val="003B3044"/>
    <w:rsid w:val="003C2377"/>
    <w:rsid w:val="003C5CCE"/>
    <w:rsid w:val="003C715C"/>
    <w:rsid w:val="003F1720"/>
    <w:rsid w:val="004131E5"/>
    <w:rsid w:val="00415C77"/>
    <w:rsid w:val="0042784C"/>
    <w:rsid w:val="0044550C"/>
    <w:rsid w:val="0045474A"/>
    <w:rsid w:val="004576B4"/>
    <w:rsid w:val="0048305A"/>
    <w:rsid w:val="00496FD1"/>
    <w:rsid w:val="004D214D"/>
    <w:rsid w:val="004F3B0E"/>
    <w:rsid w:val="00545FC6"/>
    <w:rsid w:val="00552A1B"/>
    <w:rsid w:val="00564A49"/>
    <w:rsid w:val="00570388"/>
    <w:rsid w:val="005756FF"/>
    <w:rsid w:val="005842E1"/>
    <w:rsid w:val="00597A1C"/>
    <w:rsid w:val="005C139D"/>
    <w:rsid w:val="005F1E6F"/>
    <w:rsid w:val="00616CD4"/>
    <w:rsid w:val="00647B67"/>
    <w:rsid w:val="00650CAB"/>
    <w:rsid w:val="00693E65"/>
    <w:rsid w:val="006D6F6A"/>
    <w:rsid w:val="006E318B"/>
    <w:rsid w:val="00704A9C"/>
    <w:rsid w:val="00711386"/>
    <w:rsid w:val="00716486"/>
    <w:rsid w:val="007771FF"/>
    <w:rsid w:val="007A5527"/>
    <w:rsid w:val="007B6B5C"/>
    <w:rsid w:val="007C11FA"/>
    <w:rsid w:val="007C7964"/>
    <w:rsid w:val="00800E4C"/>
    <w:rsid w:val="00820785"/>
    <w:rsid w:val="008A3A0E"/>
    <w:rsid w:val="008A68FC"/>
    <w:rsid w:val="008C6666"/>
    <w:rsid w:val="008D1C01"/>
    <w:rsid w:val="00924253"/>
    <w:rsid w:val="009620BD"/>
    <w:rsid w:val="009736F5"/>
    <w:rsid w:val="00984CEF"/>
    <w:rsid w:val="0098548C"/>
    <w:rsid w:val="009916D4"/>
    <w:rsid w:val="009A72EA"/>
    <w:rsid w:val="009C073C"/>
    <w:rsid w:val="009D2E0D"/>
    <w:rsid w:val="009D727A"/>
    <w:rsid w:val="00A35C93"/>
    <w:rsid w:val="00A40E69"/>
    <w:rsid w:val="00A87538"/>
    <w:rsid w:val="00AA2EAB"/>
    <w:rsid w:val="00AA41FD"/>
    <w:rsid w:val="00AB7423"/>
    <w:rsid w:val="00AD4627"/>
    <w:rsid w:val="00AD472C"/>
    <w:rsid w:val="00B5181F"/>
    <w:rsid w:val="00BB33D4"/>
    <w:rsid w:val="00BC551F"/>
    <w:rsid w:val="00BD6BDA"/>
    <w:rsid w:val="00BE460F"/>
    <w:rsid w:val="00BE7B46"/>
    <w:rsid w:val="00C02781"/>
    <w:rsid w:val="00C163D4"/>
    <w:rsid w:val="00C23A34"/>
    <w:rsid w:val="00C24CE2"/>
    <w:rsid w:val="00C31A7C"/>
    <w:rsid w:val="00C419AC"/>
    <w:rsid w:val="00C45031"/>
    <w:rsid w:val="00C569BE"/>
    <w:rsid w:val="00C66AA0"/>
    <w:rsid w:val="00CB7A02"/>
    <w:rsid w:val="00CF2633"/>
    <w:rsid w:val="00D01CA3"/>
    <w:rsid w:val="00D33991"/>
    <w:rsid w:val="00D40C67"/>
    <w:rsid w:val="00D544AA"/>
    <w:rsid w:val="00D7579E"/>
    <w:rsid w:val="00D925A5"/>
    <w:rsid w:val="00DC4AB6"/>
    <w:rsid w:val="00DE10AD"/>
    <w:rsid w:val="00DE5CDC"/>
    <w:rsid w:val="00DF1AF9"/>
    <w:rsid w:val="00DF60C2"/>
    <w:rsid w:val="00E34D28"/>
    <w:rsid w:val="00E54713"/>
    <w:rsid w:val="00E92148"/>
    <w:rsid w:val="00EA6E82"/>
    <w:rsid w:val="00EA7463"/>
    <w:rsid w:val="00EC702B"/>
    <w:rsid w:val="00ED2DC0"/>
    <w:rsid w:val="00EE3A89"/>
    <w:rsid w:val="00F02461"/>
    <w:rsid w:val="00F10AAB"/>
    <w:rsid w:val="00F229E9"/>
    <w:rsid w:val="00F45A9A"/>
    <w:rsid w:val="00F570EA"/>
    <w:rsid w:val="00F64F29"/>
    <w:rsid w:val="00F7019B"/>
    <w:rsid w:val="00F77B84"/>
    <w:rsid w:val="00FA0466"/>
    <w:rsid w:val="00FF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C283B"/>
  <w15:docId w15:val="{BA77EC9E-C1A6-421E-B4A6-25010E782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360" w:lineRule="auto"/>
        <w:ind w:firstLine="72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FC6"/>
    <w:rPr>
      <w:noProof/>
      <w:lang w:val="ro-RO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uppressAutoHyphen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uppressAutoHyphen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uppressAutoHyphen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uppressAutoHyphen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uppressAutoHyphen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uppressAutoHyphen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uppressAutoHyphen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uppressAutoHyphen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uppressAutoHyphen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uppressAutoHyphens/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uppressAutoHyphens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uppressAutoHyphens/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uppressAutoHyphens/>
      <w:ind w:left="720"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uppressAutoHyphens/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  <w:style w:type="character" w:styleId="PlaceholderText">
    <w:name w:val="Placeholder Text"/>
    <w:basedOn w:val="DefaultParagraphFont"/>
    <w:uiPriority w:val="99"/>
    <w:semiHidden/>
    <w:rsid w:val="00F229E9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EC70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02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31A7C"/>
    <w:pPr>
      <w:suppressAutoHyphens w:val="0"/>
      <w:autoSpaceDN/>
      <w:spacing w:before="240" w:after="0" w:line="259" w:lineRule="auto"/>
      <w:ind w:firstLine="0"/>
      <w:textAlignment w:val="auto"/>
      <w:outlineLvl w:val="9"/>
    </w:pPr>
    <w:rPr>
      <w:rFonts w:asciiTheme="majorHAnsi" w:eastAsiaTheme="majorEastAsia" w:hAnsiTheme="majorHAnsi" w:cstheme="majorBidi"/>
      <w:noProof w:val="0"/>
      <w:color w:val="2F5496" w:themeColor="accent1" w:themeShade="BF"/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81FC8"/>
    <w:pPr>
      <w:tabs>
        <w:tab w:val="right" w:leader="dot" w:pos="9350"/>
      </w:tabs>
      <w:spacing w:after="100"/>
      <w:ind w:firstLine="0"/>
    </w:pPr>
    <w:rPr>
      <w:rFonts w:ascii="Times New Roman" w:hAnsi="Times New Roman"/>
    </w:rPr>
  </w:style>
  <w:style w:type="paragraph" w:styleId="TOC2">
    <w:name w:val="toc 2"/>
    <w:basedOn w:val="Normal"/>
    <w:next w:val="Normal"/>
    <w:autoRedefine/>
    <w:uiPriority w:val="39"/>
    <w:unhideWhenUsed/>
    <w:rsid w:val="00081FC8"/>
    <w:pPr>
      <w:tabs>
        <w:tab w:val="right" w:leader="dot" w:pos="9350"/>
      </w:tabs>
      <w:spacing w:after="100"/>
      <w:ind w:left="720"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D7579E"/>
    <w:pPr>
      <w:tabs>
        <w:tab w:val="right" w:leader="dot" w:pos="9350"/>
      </w:tabs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D757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79E"/>
    <w:rPr>
      <w:noProof/>
      <w:lang w:val="ro-RO"/>
    </w:rPr>
  </w:style>
  <w:style w:type="paragraph" w:styleId="Footer">
    <w:name w:val="footer"/>
    <w:basedOn w:val="Normal"/>
    <w:link w:val="FooterChar"/>
    <w:uiPriority w:val="99"/>
    <w:unhideWhenUsed/>
    <w:rsid w:val="00D757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79E"/>
    <w:rPr>
      <w:noProof/>
      <w:lang w:val="ro-RO"/>
    </w:rPr>
  </w:style>
  <w:style w:type="character" w:styleId="CommentReference">
    <w:name w:val="annotation reference"/>
    <w:basedOn w:val="DefaultParagraphFont"/>
    <w:uiPriority w:val="99"/>
    <w:semiHidden/>
    <w:unhideWhenUsed/>
    <w:rsid w:val="002169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69A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69AB"/>
    <w:rPr>
      <w:noProof/>
      <w:sz w:val="20"/>
      <w:szCs w:val="20"/>
      <w:lang w:val="ro-R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69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69AB"/>
    <w:rPr>
      <w:b/>
      <w:bCs/>
      <w:noProof/>
      <w:sz w:val="20"/>
      <w:szCs w:val="20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6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69AB"/>
    <w:rPr>
      <w:rFonts w:ascii="Segoe UI" w:hAnsi="Segoe UI" w:cs="Segoe UI"/>
      <w:noProof/>
      <w:sz w:val="18"/>
      <w:szCs w:val="18"/>
      <w:lang w:val="ro-RO"/>
    </w:rPr>
  </w:style>
  <w:style w:type="paragraph" w:styleId="Revision">
    <w:name w:val="Revision"/>
    <w:hidden/>
    <w:uiPriority w:val="99"/>
    <w:semiHidden/>
    <w:rsid w:val="004D214D"/>
    <w:pPr>
      <w:autoSpaceDN/>
      <w:spacing w:after="0" w:line="240" w:lineRule="auto"/>
      <w:ind w:firstLine="0"/>
      <w:textAlignment w:val="auto"/>
    </w:pPr>
    <w:rPr>
      <w:noProof/>
      <w:lang w:val="ro-RO"/>
    </w:rPr>
  </w:style>
  <w:style w:type="table" w:styleId="TableGrid">
    <w:name w:val="Table Grid"/>
    <w:basedOn w:val="TableNormal"/>
    <w:uiPriority w:val="39"/>
    <w:rsid w:val="00BC5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microsoft.com/office/2011/relationships/people" Target="people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microsoft.com/office/2011/relationships/commentsExtended" Target="commentsExtended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B8CE8-5B18-456E-8ED0-C1FBF9928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12632</Words>
  <Characters>72008</Characters>
  <Application>Microsoft Office Word</Application>
  <DocSecurity>0</DocSecurity>
  <Lines>600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Daniela</cp:lastModifiedBy>
  <cp:revision>2</cp:revision>
  <cp:lastPrinted>2026-07-01T16:15:00Z</cp:lastPrinted>
  <dcterms:created xsi:type="dcterms:W3CDTF">2026-10-06T07:27:00Z</dcterms:created>
  <dcterms:modified xsi:type="dcterms:W3CDTF">2026-10-06T07:27:00Z</dcterms:modified>
</cp:coreProperties>
</file>